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9F7AFE" w14:textId="77777777" w:rsidR="00CE4D1F" w:rsidRDefault="00383D97">
      <w:pPr>
        <w:spacing w:after="455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117DFFF" wp14:editId="5BF8E731">
                <wp:extent cx="5731205" cy="43014"/>
                <wp:effectExtent l="0" t="0" r="0" b="0"/>
                <wp:docPr id="7812" name="Group 7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43014"/>
                          <a:chOff x="0" y="0"/>
                          <a:chExt cx="5731205" cy="43014"/>
                        </a:xfrm>
                      </wpg:grpSpPr>
                      <wps:wsp>
                        <wps:cNvPr id="11781" name="Shape 11781"/>
                        <wps:cNvSpPr/>
                        <wps:spPr>
                          <a:xfrm>
                            <a:off x="0" y="0"/>
                            <a:ext cx="5731205" cy="2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 h="20244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  <a:lnTo>
                                  <a:pt x="5731205" y="20244"/>
                                </a:lnTo>
                                <a:lnTo>
                                  <a:pt x="0" y="202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0" y="43014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12" style="width:451.276pt;height:3.38696pt;mso-position-horizontal-relative:char;mso-position-vertical-relative:line" coordsize="57312,430">
                <v:shape id="Shape 11782" style="position:absolute;width:57312;height:202;left:0;top:0;" coordsize="5731205,20244" path="m0,0l5731205,0l5731205,20244l0,20244l0,0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57312;height:0;left:0;top:430;" coordsize="5731205,0" path="m0,0l5731205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63E361E" w14:textId="77777777" w:rsidR="00CE4D1F" w:rsidRDefault="00383D97">
      <w:pPr>
        <w:spacing w:after="0"/>
        <w:ind w:left="0" w:firstLine="0"/>
        <w:jc w:val="center"/>
      </w:pPr>
      <w:r>
        <w:rPr>
          <w:b/>
          <w:sz w:val="34"/>
        </w:rPr>
        <w:t>USER HANDBOOK</w:t>
      </w:r>
    </w:p>
    <w:p w14:paraId="2BAF008E" w14:textId="77777777" w:rsidR="00CE4D1F" w:rsidRDefault="00383D97">
      <w:pPr>
        <w:spacing w:after="0"/>
        <w:ind w:left="1654" w:firstLine="0"/>
        <w:jc w:val="left"/>
      </w:pPr>
      <w:r>
        <w:rPr>
          <w:b/>
          <w:sz w:val="34"/>
        </w:rPr>
        <w:t xml:space="preserve">PROJECT </w:t>
      </w:r>
      <w:proofErr w:type="gramStart"/>
      <w:r>
        <w:rPr>
          <w:b/>
          <w:sz w:val="34"/>
        </w:rPr>
        <w:t>1 :</w:t>
      </w:r>
      <w:proofErr w:type="gramEnd"/>
      <w:r>
        <w:rPr>
          <w:b/>
          <w:sz w:val="34"/>
        </w:rPr>
        <w:t xml:space="preserve"> ADDRESS BOOK</w:t>
      </w:r>
    </w:p>
    <w:p w14:paraId="73B51163" w14:textId="77777777" w:rsidR="00CE4D1F" w:rsidRDefault="00383D97">
      <w:pPr>
        <w:spacing w:after="920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6CA2D6C" wp14:editId="453D7448">
                <wp:extent cx="5731205" cy="43014"/>
                <wp:effectExtent l="0" t="0" r="0" b="0"/>
                <wp:docPr id="7813" name="Group 7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43014"/>
                          <a:chOff x="0" y="0"/>
                          <a:chExt cx="5731205" cy="43014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3" name="Shape 11783"/>
                        <wps:cNvSpPr/>
                        <wps:spPr>
                          <a:xfrm>
                            <a:off x="0" y="22771"/>
                            <a:ext cx="5731205" cy="2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 h="20244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  <a:lnTo>
                                  <a:pt x="5731205" y="20244"/>
                                </a:lnTo>
                                <a:lnTo>
                                  <a:pt x="0" y="202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13" style="width:451.276pt;height:3.38696pt;mso-position-horizontal-relative:char;mso-position-vertical-relative:line" coordsize="57312,430">
                <v:shape id="Shape 10" style="position:absolute;width:57312;height:0;left:0;top:0;" coordsize="5731205,0" path="m0,0l5731205,0">
                  <v:stroke weight="0.398pt" endcap="flat" joinstyle="miter" miterlimit="10" on="true" color="#000000"/>
                  <v:fill on="false" color="#000000" opacity="0"/>
                </v:shape>
                <v:shape id="Shape 11784" style="position:absolute;width:57312;height:202;left:0;top:227;" coordsize="5731205,20244" path="m0,0l5731205,0l5731205,20244l0,202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468FFF3" w14:textId="77777777" w:rsidR="00CE4D1F" w:rsidRDefault="00383D97">
      <w:pPr>
        <w:spacing w:after="342"/>
        <w:ind w:left="0" w:firstLine="0"/>
        <w:jc w:val="center"/>
      </w:pPr>
      <w:r>
        <w:rPr>
          <w:rFonts w:ascii="Calibri" w:eastAsia="Calibri" w:hAnsi="Calibri" w:cs="Calibri"/>
        </w:rPr>
        <w:t>Edited by</w:t>
      </w:r>
    </w:p>
    <w:p w14:paraId="4B2FBFDB" w14:textId="77777777" w:rsidR="00CE4D1F" w:rsidRDefault="00383D97">
      <w:pPr>
        <w:spacing w:after="0" w:line="265" w:lineRule="auto"/>
        <w:ind w:left="10" w:right="1"/>
        <w:jc w:val="center"/>
      </w:pPr>
      <w:r>
        <w:rPr>
          <w:rFonts w:ascii="Calibri" w:eastAsia="Calibri" w:hAnsi="Calibri" w:cs="Calibri"/>
          <w:sz w:val="29"/>
        </w:rPr>
        <w:t>Frazer Bayley</w:t>
      </w:r>
    </w:p>
    <w:p w14:paraId="01DFFF57" w14:textId="77777777" w:rsidR="00CE4D1F" w:rsidRDefault="00383D97">
      <w:pPr>
        <w:spacing w:after="0" w:line="265" w:lineRule="auto"/>
        <w:ind w:left="10" w:right="1"/>
        <w:jc w:val="center"/>
      </w:pPr>
      <w:r>
        <w:rPr>
          <w:rFonts w:ascii="Calibri" w:eastAsia="Calibri" w:hAnsi="Calibri" w:cs="Calibri"/>
          <w:sz w:val="29"/>
        </w:rPr>
        <w:t>Haley Whitman</w:t>
      </w:r>
    </w:p>
    <w:p w14:paraId="09536ABA" w14:textId="77777777" w:rsidR="00CE4D1F" w:rsidRDefault="00383D97">
      <w:pPr>
        <w:spacing w:after="0" w:line="265" w:lineRule="auto"/>
        <w:ind w:left="10" w:right="1"/>
        <w:jc w:val="center"/>
      </w:pPr>
      <w:proofErr w:type="spellStart"/>
      <w:r>
        <w:rPr>
          <w:rFonts w:ascii="Calibri" w:eastAsia="Calibri" w:hAnsi="Calibri" w:cs="Calibri"/>
          <w:sz w:val="29"/>
        </w:rPr>
        <w:t>Abdulaziz</w:t>
      </w:r>
      <w:proofErr w:type="spellEnd"/>
      <w:r>
        <w:rPr>
          <w:rFonts w:ascii="Calibri" w:eastAsia="Calibri" w:hAnsi="Calibri" w:cs="Calibri"/>
          <w:sz w:val="29"/>
        </w:rPr>
        <w:t xml:space="preserve"> Al-</w:t>
      </w:r>
      <w:proofErr w:type="spellStart"/>
      <w:r>
        <w:rPr>
          <w:rFonts w:ascii="Calibri" w:eastAsia="Calibri" w:hAnsi="Calibri" w:cs="Calibri"/>
          <w:sz w:val="29"/>
        </w:rPr>
        <w:t>Heidous</w:t>
      </w:r>
      <w:proofErr w:type="spellEnd"/>
    </w:p>
    <w:p w14:paraId="603204F0" w14:textId="77777777" w:rsidR="00CE4D1F" w:rsidRDefault="00383D97">
      <w:pPr>
        <w:spacing w:after="0" w:line="265" w:lineRule="auto"/>
        <w:ind w:left="10" w:right="1"/>
        <w:jc w:val="center"/>
      </w:pPr>
      <w:r>
        <w:rPr>
          <w:rFonts w:ascii="Calibri" w:eastAsia="Calibri" w:hAnsi="Calibri" w:cs="Calibri"/>
          <w:sz w:val="29"/>
        </w:rPr>
        <w:t xml:space="preserve">Alison </w:t>
      </w:r>
      <w:proofErr w:type="spellStart"/>
      <w:r>
        <w:rPr>
          <w:rFonts w:ascii="Calibri" w:eastAsia="Calibri" w:hAnsi="Calibri" w:cs="Calibri"/>
          <w:sz w:val="29"/>
        </w:rPr>
        <w:t>Legge</w:t>
      </w:r>
      <w:proofErr w:type="spellEnd"/>
    </w:p>
    <w:p w14:paraId="79F451D4" w14:textId="77777777" w:rsidR="00CE4D1F" w:rsidRDefault="00383D97">
      <w:pPr>
        <w:spacing w:after="7656" w:line="265" w:lineRule="auto"/>
        <w:ind w:left="10"/>
        <w:jc w:val="center"/>
      </w:pPr>
      <w:r>
        <w:rPr>
          <w:rFonts w:ascii="Calibri" w:eastAsia="Calibri" w:hAnsi="Calibri" w:cs="Calibri"/>
          <w:sz w:val="29"/>
        </w:rPr>
        <w:t>Jeremy Brennan</w:t>
      </w:r>
    </w:p>
    <w:p w14:paraId="2CF41D17" w14:textId="77777777" w:rsidR="00CE4D1F" w:rsidRDefault="00383D97">
      <w:pPr>
        <w:spacing w:after="0"/>
        <w:ind w:left="0" w:right="1" w:firstLine="0"/>
        <w:jc w:val="center"/>
      </w:pPr>
      <w:r>
        <w:rPr>
          <w:rFonts w:ascii="Calibri" w:eastAsia="Calibri" w:hAnsi="Calibri" w:cs="Calibri"/>
          <w:sz w:val="34"/>
        </w:rPr>
        <w:lastRenderedPageBreak/>
        <w:t>Project 1 - Team 3</w:t>
      </w:r>
    </w:p>
    <w:sdt>
      <w:sdtPr>
        <w:id w:val="543959765"/>
        <w:docPartObj>
          <w:docPartGallery w:val="Table of Contents"/>
        </w:docPartObj>
      </w:sdtPr>
      <w:sdtEndPr/>
      <w:sdtContent>
        <w:p w14:paraId="2C0CC490" w14:textId="77777777" w:rsidR="00CE4D1F" w:rsidRDefault="00383D97">
          <w:pPr>
            <w:spacing w:after="0"/>
            <w:ind w:left="-5"/>
            <w:jc w:val="left"/>
          </w:pPr>
          <w:r>
            <w:rPr>
              <w:b/>
              <w:sz w:val="29"/>
            </w:rPr>
            <w:t>Contents</w:t>
          </w:r>
        </w:p>
        <w:p w14:paraId="00DD8D8D" w14:textId="77777777" w:rsidR="00CE4D1F" w:rsidRDefault="00383D97">
          <w:pPr>
            <w:pStyle w:val="TOC1"/>
            <w:tabs>
              <w:tab w:val="right" w:leader="dot" w:pos="9026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540">
            <w:r>
              <w:t>1 Introduction</w:t>
            </w:r>
            <w:r>
              <w:tab/>
            </w:r>
            <w:r>
              <w:fldChar w:fldCharType="begin"/>
            </w:r>
            <w:r>
              <w:instrText>PAGEREF _Toc11540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E8C0767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41">
            <w:r>
              <w:t>1.1 A Simple Address Book</w:t>
            </w:r>
            <w:r>
              <w:tab/>
            </w:r>
            <w:r>
              <w:fldChar w:fldCharType="begin"/>
            </w:r>
            <w:r>
              <w:instrText>PAGEREF _Toc11541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D04E890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42">
            <w:r>
              <w:t>1.2 How to Use this</w:t>
            </w:r>
            <w:r>
              <w:t xml:space="preserve"> Handbook</w:t>
            </w:r>
            <w:r>
              <w:tab/>
            </w:r>
            <w:r>
              <w:fldChar w:fldCharType="begin"/>
            </w:r>
            <w:r>
              <w:instrText>PAGEREF _Toc11542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05AC210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43">
            <w:r>
              <w:t>2 Getting Started with the Address Book</w:t>
            </w:r>
            <w:r>
              <w:tab/>
            </w:r>
            <w:r>
              <w:fldChar w:fldCharType="begin"/>
            </w:r>
            <w:r>
              <w:instrText>PAGEREF _Toc11543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4D3D36D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44">
            <w:r>
              <w:t>2.1 Download and Install</w:t>
            </w:r>
            <w:r>
              <w:tab/>
            </w:r>
            <w:r>
              <w:fldChar w:fldCharType="begin"/>
            </w:r>
            <w:r>
              <w:instrText>PAGEREF _Toc11544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D62E0EE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45">
            <w:r>
              <w:t>2.2 Starting the Appl</w:t>
            </w:r>
            <w:r>
              <w:t>ication</w:t>
            </w:r>
            <w:r>
              <w:tab/>
            </w:r>
            <w:r>
              <w:fldChar w:fldCharType="begin"/>
            </w:r>
            <w:r>
              <w:instrText>PAGEREF _Toc11545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55BC641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46">
            <w:r>
              <w:t>3 Adding Contacts</w:t>
            </w:r>
            <w:r>
              <w:tab/>
            </w:r>
            <w:r>
              <w:fldChar w:fldCharType="begin"/>
            </w:r>
            <w:r>
              <w:instrText>PAGEREF _Toc11546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CD18380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47">
            <w:r>
              <w:t>3.1 Overview</w:t>
            </w:r>
            <w:r>
              <w:tab/>
            </w:r>
            <w:r>
              <w:fldChar w:fldCharType="begin"/>
            </w:r>
            <w:r>
              <w:instrText>PAGEREF _Toc11547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CAEC82D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48">
            <w:r>
              <w:t>3.2 Procedure</w:t>
            </w:r>
            <w:r>
              <w:tab/>
            </w:r>
            <w:r>
              <w:fldChar w:fldCharType="begin"/>
            </w:r>
            <w:r>
              <w:instrText>PAGEREF _Toc11548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84237CC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49">
            <w:r>
              <w:t>4 Selecting Contacts</w:t>
            </w:r>
            <w:r>
              <w:tab/>
            </w:r>
            <w:r>
              <w:fldChar w:fldCharType="begin"/>
            </w:r>
            <w:r>
              <w:instrText>PAGEREF _Toc11549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3F635198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50">
            <w:r>
              <w:t>4.1 Overview</w:t>
            </w:r>
            <w:r>
              <w:tab/>
            </w:r>
            <w:r>
              <w:fldChar w:fldCharType="begin"/>
            </w:r>
            <w:r>
              <w:instrText>PAGEREF _Toc11550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03E0ECE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51">
            <w:r>
              <w:t>4.2 Procedure</w:t>
            </w:r>
            <w:r>
              <w:tab/>
            </w:r>
            <w:r>
              <w:fldChar w:fldCharType="begin"/>
            </w:r>
            <w:r>
              <w:instrText>PAGEREF _Toc11551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7CAE5D4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52">
            <w:r>
              <w:t>5 Editing Contacts</w:t>
            </w:r>
            <w:r>
              <w:tab/>
            </w:r>
            <w:r>
              <w:fldChar w:fldCharType="begin"/>
            </w:r>
            <w:r>
              <w:instrText>PAGEREF _Toc</w:instrText>
            </w:r>
            <w:r>
              <w:instrText>11552 \h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4DDFCC8F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53">
            <w:r>
              <w:t>5.1 Overview</w:t>
            </w:r>
            <w:r>
              <w:tab/>
            </w:r>
            <w:r>
              <w:fldChar w:fldCharType="begin"/>
            </w:r>
            <w:r>
              <w:instrText>PAGEREF _Toc11553 \h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1DB75BEC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54">
            <w:r>
              <w:t>5.2 Procedure</w:t>
            </w:r>
            <w:r>
              <w:tab/>
            </w:r>
            <w:r>
              <w:fldChar w:fldCharType="begin"/>
            </w:r>
            <w:r>
              <w:instrText>PAG</w:instrText>
            </w:r>
            <w:r>
              <w:instrText>EREF _Toc11554 \h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1E4E3BA3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55">
            <w:r>
              <w:t>6 Deleting Contacts</w:t>
            </w:r>
            <w:r>
              <w:tab/>
            </w:r>
            <w:r>
              <w:fldChar w:fldCharType="begin"/>
            </w:r>
            <w:r>
              <w:instrText>PAGEREF _Toc11555 \h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3A5299F5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56">
            <w:r>
              <w:t>6.1</w:t>
            </w:r>
            <w:r>
              <w:t xml:space="preserve"> Overview</w:t>
            </w:r>
            <w:r>
              <w:tab/>
            </w:r>
            <w:r>
              <w:fldChar w:fldCharType="begin"/>
            </w:r>
            <w:r>
              <w:instrText>PAGEREF _Toc11556 \h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0DE91942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57">
            <w:r>
              <w:t>6.2 Procedure</w:t>
            </w:r>
            <w:r>
              <w:tab/>
            </w:r>
            <w:r>
              <w:fldChar w:fldCharType="begin"/>
            </w:r>
            <w:r>
              <w:instrText>PAGEREF _Toc11557 \h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427AB6DE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58">
            <w:r>
              <w:t>7 Sort Address Book</w:t>
            </w:r>
            <w:r>
              <w:tab/>
            </w:r>
            <w:r>
              <w:fldChar w:fldCharType="begin"/>
            </w:r>
            <w:r>
              <w:instrText>PAGEREF _Toc11558 \h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78C63DD5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59">
            <w:r>
              <w:t>7.1 Overview</w:t>
            </w:r>
            <w:r>
              <w:tab/>
            </w:r>
            <w:r>
              <w:fldChar w:fldCharType="begin"/>
            </w:r>
            <w:r>
              <w:instrText>PAGEREF _Toc11559 \h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683F16C1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60">
            <w:r>
              <w:t>7.2 Procedure</w:t>
            </w:r>
            <w:r>
              <w:tab/>
            </w:r>
            <w:r>
              <w:fldChar w:fldCharType="begin"/>
            </w:r>
            <w:r>
              <w:instrText>PAGEREF _Toc11560 \h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5758C60D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61">
            <w:r>
              <w:t>8 Search</w:t>
            </w:r>
            <w:r>
              <w:tab/>
            </w:r>
            <w:r>
              <w:fldChar w:fldCharType="begin"/>
            </w:r>
            <w:r>
              <w:instrText>PAGEREF _Toc11561 \h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03B2B5B2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62">
            <w:r>
              <w:t>8.1 Overview</w:t>
            </w:r>
            <w:r>
              <w:tab/>
            </w:r>
            <w:r>
              <w:fldChar w:fldCharType="begin"/>
            </w:r>
            <w:r>
              <w:instrText>PAGEREF _Toc11562 \h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79F12063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63">
            <w:r>
              <w:t>8.2 Procedure</w:t>
            </w:r>
            <w:r>
              <w:tab/>
            </w:r>
            <w:r>
              <w:fldChar w:fldCharType="begin"/>
            </w:r>
            <w:r>
              <w:instrText>PAGEREF _Toc11563 \h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3274750B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64">
            <w:r>
              <w:t>9 Create New Address Book</w:t>
            </w:r>
            <w:r>
              <w:tab/>
            </w:r>
            <w:r>
              <w:fldChar w:fldCharType="begin"/>
            </w:r>
            <w:r>
              <w:instrText>PAGEREF _Toc11564 \h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38BB033C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65">
            <w:r>
              <w:t>9.1 Overview</w:t>
            </w:r>
            <w:r>
              <w:tab/>
            </w:r>
            <w:r>
              <w:fldChar w:fldCharType="begin"/>
            </w:r>
            <w:r>
              <w:instrText>PAGEREF _Toc11565 \h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7977DF46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66">
            <w:r>
              <w:t>9.2 Procedure</w:t>
            </w:r>
            <w:r>
              <w:tab/>
            </w:r>
            <w:r>
              <w:fldChar w:fldCharType="begin"/>
            </w:r>
            <w:r>
              <w:instrText>PAGEREF _Toc11566 \h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06BD6F67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67">
            <w:r>
              <w:t>10 Save Address Book to File</w:t>
            </w:r>
            <w:r>
              <w:tab/>
            </w:r>
            <w:r>
              <w:fldChar w:fldCharType="begin"/>
            </w:r>
            <w:r>
              <w:instrText>PA</w:instrText>
            </w:r>
            <w:r>
              <w:instrText>GEREF _Toc11567 \h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14:paraId="2C677658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68">
            <w:r>
              <w:t>10.1 Overview</w:t>
            </w:r>
            <w:r>
              <w:tab/>
            </w:r>
            <w:r>
              <w:fldChar w:fldCharType="begin"/>
            </w:r>
            <w:r>
              <w:instrText>PAGEREF _Toc11568 \h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14:paraId="1833E317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69">
            <w:r>
              <w:t>10.2 Procedure</w:t>
            </w:r>
            <w:r>
              <w:tab/>
            </w:r>
            <w:r>
              <w:fldChar w:fldCharType="begin"/>
            </w:r>
            <w:r>
              <w:instrText>PAGEREF _Toc11569 \h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14:paraId="199BAA05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70">
            <w:r>
              <w:t xml:space="preserve">11 Save As and Renaming Your </w:t>
            </w:r>
            <w:r>
              <w:t>Address Book</w:t>
            </w:r>
            <w:r>
              <w:tab/>
            </w:r>
            <w:r>
              <w:fldChar w:fldCharType="begin"/>
            </w:r>
            <w:r>
              <w:instrText>PAGEREF _Toc11570 \h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03D6524B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71">
            <w:r>
              <w:t>11.1 Overview</w:t>
            </w:r>
            <w:r>
              <w:tab/>
            </w:r>
            <w:r>
              <w:fldChar w:fldCharType="begin"/>
            </w:r>
            <w:r>
              <w:instrText>PAGEREF _Toc11571 \h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501FBDDE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72">
            <w:r>
              <w:t>11.2 Procedure</w:t>
            </w:r>
            <w:r>
              <w:tab/>
            </w:r>
            <w:r>
              <w:fldChar w:fldCharType="begin"/>
            </w:r>
            <w:r>
              <w:instrText>PAGEREF _Toc11572 \h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6CC3D772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73">
            <w:r>
              <w:t>12 Open Existing Address Book</w:t>
            </w:r>
            <w:r>
              <w:tab/>
            </w:r>
            <w:r>
              <w:fldChar w:fldCharType="begin"/>
            </w:r>
            <w:r>
              <w:instrText>PAGEREF _Toc11573 \h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302D1C89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74">
            <w:r>
              <w:t>12.1 Overview</w:t>
            </w:r>
            <w:r>
              <w:tab/>
            </w:r>
            <w:r>
              <w:fldChar w:fldCharType="begin"/>
            </w:r>
            <w:r>
              <w:instrText>PAGEREF _Toc11574 \h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4DAC91CE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75">
            <w:r>
              <w:t>12.2 Procedure</w:t>
            </w:r>
            <w:r>
              <w:tab/>
            </w:r>
            <w:r>
              <w:fldChar w:fldCharType="begin"/>
            </w:r>
            <w:r>
              <w:instrText>PAGEREF _Toc1157</w:instrText>
            </w:r>
            <w:r>
              <w:instrText>5 \h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70626419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76">
            <w:r>
              <w:t>13 Close Address Book</w:t>
            </w:r>
            <w:r>
              <w:tab/>
            </w:r>
            <w:r>
              <w:fldChar w:fldCharType="begin"/>
            </w:r>
            <w:r>
              <w:instrText>PAGEREF _Toc11576 \h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09A7123D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77">
            <w:r>
              <w:t>13.1 Overview</w:t>
            </w:r>
            <w:r>
              <w:tab/>
            </w:r>
            <w:r>
              <w:fldChar w:fldCharType="begin"/>
            </w:r>
            <w:r>
              <w:instrText>PAGEREF _Toc11577 \h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69736B13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78">
            <w:r>
              <w:t>13.2 Procedure</w:t>
            </w:r>
            <w:r>
              <w:tab/>
            </w:r>
            <w:r>
              <w:fldChar w:fldCharType="begin"/>
            </w:r>
            <w:r>
              <w:instrText>PAGEREF _Toc11578 \h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0BDFAB98" w14:textId="77777777" w:rsidR="00CE4D1F" w:rsidRDefault="00383D97">
          <w:pPr>
            <w:pStyle w:val="TOC1"/>
            <w:tabs>
              <w:tab w:val="right" w:leader="dot" w:pos="9026"/>
            </w:tabs>
          </w:pPr>
          <w:hyperlink w:anchor="_Toc11579">
            <w:r>
              <w:t xml:space="preserve">14 </w:t>
            </w:r>
            <w:r>
              <w:t>Quitting the Application</w:t>
            </w:r>
            <w:r>
              <w:tab/>
            </w:r>
            <w:r>
              <w:fldChar w:fldCharType="begin"/>
            </w:r>
            <w:r>
              <w:instrText>PAGEREF _Toc11579 \h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1EC6AB15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80">
            <w:r>
              <w:t>14.1 Overview</w:t>
            </w:r>
            <w:r>
              <w:tab/>
            </w:r>
            <w:r>
              <w:fldChar w:fldCharType="begin"/>
            </w:r>
            <w:r>
              <w:instrText>PAGEREF _Toc11580 \h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469DF555" w14:textId="77777777" w:rsidR="00CE4D1F" w:rsidRDefault="00383D97">
          <w:pPr>
            <w:pStyle w:val="TOC2"/>
            <w:tabs>
              <w:tab w:val="right" w:leader="dot" w:pos="9026"/>
            </w:tabs>
          </w:pPr>
          <w:hyperlink w:anchor="_Toc11581">
            <w:r>
              <w:t>14.2 Procedure</w:t>
            </w:r>
            <w:r>
              <w:tab/>
            </w:r>
            <w:r>
              <w:fldChar w:fldCharType="begin"/>
            </w:r>
            <w:r>
              <w:instrText>PAGEREF _Toc11581 \h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34D99A44" w14:textId="77777777" w:rsidR="00CE4D1F" w:rsidRDefault="00383D97">
          <w:r>
            <w:fldChar w:fldCharType="end"/>
          </w:r>
        </w:p>
      </w:sdtContent>
    </w:sdt>
    <w:p w14:paraId="1AFFFB1F" w14:textId="77777777" w:rsidR="00CE4D1F" w:rsidRDefault="00383D97">
      <w:pPr>
        <w:spacing w:after="99"/>
        <w:ind w:left="-5"/>
        <w:jc w:val="left"/>
      </w:pPr>
      <w:r>
        <w:rPr>
          <w:b/>
          <w:sz w:val="29"/>
        </w:rPr>
        <w:t>Revision History</w:t>
      </w:r>
    </w:p>
    <w:p w14:paraId="6951949F" w14:textId="77777777" w:rsidR="00CE4D1F" w:rsidRDefault="00383D97">
      <w:pPr>
        <w:tabs>
          <w:tab w:val="center" w:pos="1441"/>
          <w:tab w:val="center" w:pos="2737"/>
          <w:tab w:val="center" w:pos="4711"/>
        </w:tabs>
        <w:spacing w:after="160"/>
        <w:ind w:left="0" w:firstLine="0"/>
        <w:jc w:val="left"/>
      </w:pPr>
      <w:r>
        <w:rPr>
          <w:b/>
        </w:rPr>
        <w:t>Revision</w:t>
      </w:r>
      <w:r>
        <w:rPr>
          <w:b/>
        </w:rPr>
        <w:tab/>
        <w:t>Date</w:t>
      </w:r>
      <w:r>
        <w:rPr>
          <w:b/>
        </w:rPr>
        <w:tab/>
        <w:t>Author(s)</w:t>
      </w:r>
      <w:r>
        <w:rPr>
          <w:b/>
        </w:rPr>
        <w:tab/>
        <w:t>Description</w:t>
      </w:r>
    </w:p>
    <w:p w14:paraId="79BF9916" w14:textId="77777777" w:rsidR="00CE4D1F" w:rsidRDefault="00383D97">
      <w:pPr>
        <w:tabs>
          <w:tab w:val="center" w:pos="1566"/>
          <w:tab w:val="center" w:pos="2851"/>
          <w:tab w:val="center" w:pos="6270"/>
        </w:tabs>
        <w:spacing w:after="160"/>
        <w:ind w:left="0" w:firstLine="0"/>
        <w:jc w:val="left"/>
      </w:pPr>
      <w:r>
        <w:t>.1</w:t>
      </w:r>
      <w:r>
        <w:tab/>
        <w:t>26.01.17</w:t>
      </w:r>
      <w:r>
        <w:tab/>
        <w:t>Frazer Bayley</w:t>
      </w:r>
      <w:r>
        <w:tab/>
        <w:t>Created the first draft of the document, 1 - 9.</w:t>
      </w:r>
    </w:p>
    <w:p w14:paraId="4660CE76" w14:textId="77777777" w:rsidR="00CE4D1F" w:rsidRDefault="00383D97">
      <w:pPr>
        <w:tabs>
          <w:tab w:val="center" w:pos="1566"/>
          <w:tab w:val="center" w:pos="2851"/>
          <w:tab w:val="center" w:pos="6068"/>
        </w:tabs>
        <w:spacing w:after="160"/>
        <w:ind w:left="0" w:firstLine="0"/>
        <w:jc w:val="left"/>
      </w:pPr>
      <w:r>
        <w:t>.2</w:t>
      </w:r>
      <w:r>
        <w:tab/>
        <w:t>28.01.17</w:t>
      </w:r>
      <w:r>
        <w:tab/>
        <w:t>Frazer Bayley</w:t>
      </w:r>
      <w:r>
        <w:tab/>
        <w:t>Adding more of the functionality, 10 - 15.</w:t>
      </w:r>
    </w:p>
    <w:p w14:paraId="0ADD6D3F" w14:textId="77777777" w:rsidR="00CE4D1F" w:rsidRDefault="00383D97">
      <w:pPr>
        <w:tabs>
          <w:tab w:val="center" w:pos="1566"/>
          <w:tab w:val="center" w:pos="2851"/>
          <w:tab w:val="center" w:pos="5031"/>
        </w:tabs>
        <w:spacing w:after="160"/>
        <w:ind w:left="0" w:firstLine="0"/>
        <w:jc w:val="left"/>
      </w:pPr>
      <w:r>
        <w:t>.3</w:t>
      </w:r>
      <w:r>
        <w:tab/>
        <w:t>30.01.17</w:t>
      </w:r>
      <w:r>
        <w:tab/>
        <w:t>Frazer Bayley</w:t>
      </w:r>
      <w:r>
        <w:tab/>
        <w:t>Adding screenshots.</w:t>
      </w:r>
    </w:p>
    <w:p w14:paraId="6BB4BE56" w14:textId="77777777" w:rsidR="00CE4D1F" w:rsidRDefault="00383D97">
      <w:pPr>
        <w:tabs>
          <w:tab w:val="center" w:pos="1566"/>
          <w:tab w:val="center" w:pos="2851"/>
          <w:tab w:val="right" w:pos="9026"/>
        </w:tabs>
        <w:spacing w:after="160"/>
        <w:ind w:left="0" w:firstLine="0"/>
        <w:jc w:val="left"/>
      </w:pPr>
      <w:r>
        <w:t>.4</w:t>
      </w:r>
      <w:r>
        <w:tab/>
        <w:t>01.02.17</w:t>
      </w:r>
      <w:r>
        <w:tab/>
        <w:t>Frazer Bayley</w:t>
      </w:r>
      <w:r>
        <w:tab/>
        <w:t>Added Getting Started and more screenshots. Final</w:t>
      </w:r>
    </w:p>
    <w:p w14:paraId="0FF6C8C7" w14:textId="77777777" w:rsidR="00CE4D1F" w:rsidRDefault="00383D97">
      <w:pPr>
        <w:spacing w:after="160"/>
        <w:ind w:left="0" w:firstLine="0"/>
        <w:jc w:val="left"/>
      </w:pPr>
      <w:r>
        <w:t>Change.</w:t>
      </w:r>
    </w:p>
    <w:p w14:paraId="0981448D" w14:textId="77777777" w:rsidR="00CE4D1F" w:rsidRDefault="00383D97">
      <w:pPr>
        <w:pStyle w:val="Heading1"/>
        <w:tabs>
          <w:tab w:val="center" w:pos="1372"/>
        </w:tabs>
        <w:ind w:left="-15" w:firstLine="0"/>
      </w:pPr>
      <w:bookmarkStart w:id="0" w:name="_Toc11540"/>
      <w:r>
        <w:t>1</w:t>
      </w:r>
      <w:r>
        <w:tab/>
        <w:t>Introduction</w:t>
      </w:r>
      <w:bookmarkEnd w:id="0"/>
    </w:p>
    <w:p w14:paraId="3F2F88EC" w14:textId="77777777" w:rsidR="00CE4D1F" w:rsidRDefault="00383D97">
      <w:pPr>
        <w:pStyle w:val="Heading2"/>
        <w:tabs>
          <w:tab w:val="center" w:pos="2024"/>
        </w:tabs>
        <w:ind w:left="-15" w:firstLine="0"/>
      </w:pPr>
      <w:bookmarkStart w:id="1" w:name="_Toc11541"/>
      <w:r>
        <w:t>1.1</w:t>
      </w:r>
      <w:r>
        <w:tab/>
        <w:t>A Simple Address Book</w:t>
      </w:r>
      <w:bookmarkEnd w:id="1"/>
    </w:p>
    <w:p w14:paraId="1DA4AC50" w14:textId="77777777" w:rsidR="00CE4D1F" w:rsidRDefault="00383D97">
      <w:pPr>
        <w:spacing w:after="323"/>
        <w:ind w:left="10"/>
      </w:pPr>
      <w:r>
        <w:t xml:space="preserve">Thank you for using this simple Address Book. This Address Book is designed for an average person who may </w:t>
      </w:r>
      <w:del w:id="2" w:author="Haley Whitman" w:date="2017-02-02T18:24:00Z">
        <w:r w:rsidDel="001F2EAB">
          <w:delText xml:space="preserve">have tens to </w:delText>
        </w:r>
      </w:del>
      <w:r>
        <w:t xml:space="preserve">hundreds of </w:t>
      </w:r>
      <w:r>
        <w:t xml:space="preserve">contacts. It provides functionality that you would expect to have in a simple Address Book, such as adding contacts, editing or deleting a contact, </w:t>
      </w:r>
      <w:ins w:id="3" w:author="Haley Whitman" w:date="2017-02-02T18:24:00Z">
        <w:r w:rsidR="001F2EAB">
          <w:t>and importing and exporting several different address files.</w:t>
        </w:r>
      </w:ins>
      <w:del w:id="4" w:author="Haley Whitman" w:date="2017-02-02T18:24:00Z">
        <w:r w:rsidDel="001F2EAB">
          <w:delText>etc.</w:delText>
        </w:r>
      </w:del>
    </w:p>
    <w:p w14:paraId="51734617" w14:textId="77777777" w:rsidR="00CE4D1F" w:rsidRDefault="00383D97">
      <w:pPr>
        <w:pStyle w:val="Heading2"/>
        <w:tabs>
          <w:tab w:val="center" w:pos="2220"/>
        </w:tabs>
        <w:ind w:left="-15" w:firstLine="0"/>
      </w:pPr>
      <w:bookmarkStart w:id="5" w:name="_Toc11542"/>
      <w:r>
        <w:t>1.2</w:t>
      </w:r>
      <w:r>
        <w:tab/>
        <w:t>How to Use this Handbook</w:t>
      </w:r>
      <w:bookmarkEnd w:id="5"/>
    </w:p>
    <w:p w14:paraId="4E54AFB4" w14:textId="77777777" w:rsidR="00CE4D1F" w:rsidRDefault="00383D97">
      <w:pPr>
        <w:spacing w:after="50" w:line="343" w:lineRule="auto"/>
        <w:ind w:left="10"/>
      </w:pPr>
      <w:r>
        <w:t>This handbook covers a range of scenarios you might encounter when using t</w:t>
      </w:r>
      <w:r>
        <w:t xml:space="preserve">his Address Book. This handbook will walk you through each scenario step by step. </w:t>
      </w:r>
      <w:r>
        <w:t xml:space="preserve">• </w:t>
      </w:r>
      <w:r>
        <w:rPr>
          <w:b/>
        </w:rPr>
        <w:t>Read Every Step:</w:t>
      </w:r>
    </w:p>
    <w:p w14:paraId="21E573F2" w14:textId="77777777" w:rsidR="00CE4D1F" w:rsidRDefault="00383D97">
      <w:pPr>
        <w:spacing w:after="56" w:line="343" w:lineRule="auto"/>
        <w:ind w:left="327" w:firstLine="218"/>
      </w:pPr>
      <w:r>
        <w:t xml:space="preserve">Make sure you do not skip any steps that are listed in this handbook. Every step has been carefully thought out to make using the Address Book easier. </w:t>
      </w:r>
      <w:r>
        <w:t xml:space="preserve">• </w:t>
      </w:r>
      <w:r>
        <w:rPr>
          <w:b/>
        </w:rPr>
        <w:t>Us</w:t>
      </w:r>
      <w:r>
        <w:rPr>
          <w:b/>
        </w:rPr>
        <w:t>e the Handbook in Conjunction with the Address Book:</w:t>
      </w:r>
    </w:p>
    <w:p w14:paraId="7A9DBF70" w14:textId="77777777" w:rsidR="00CE4D1F" w:rsidRDefault="00383D97">
      <w:pPr>
        <w:spacing w:after="51" w:line="343" w:lineRule="auto"/>
        <w:ind w:left="327" w:firstLine="218"/>
      </w:pPr>
      <w:r>
        <w:t xml:space="preserve">After your first read through of the handbook have it open and ready as you first start to use the Address Book. </w:t>
      </w:r>
      <w:r>
        <w:t xml:space="preserve">• </w:t>
      </w:r>
      <w:r>
        <w:rPr>
          <w:b/>
        </w:rPr>
        <w:t>Experiencing Issues:</w:t>
      </w:r>
    </w:p>
    <w:p w14:paraId="10C61231" w14:textId="77777777" w:rsidR="00CE4D1F" w:rsidRDefault="00383D97">
      <w:pPr>
        <w:ind w:left="540"/>
      </w:pPr>
      <w:r>
        <w:t>If you are experiencing further issues and are unable to solve it w</w:t>
      </w:r>
      <w:r>
        <w:t>ith the help of this handbook, please contact our support team.</w:t>
      </w:r>
      <w:r>
        <w:br w:type="page"/>
      </w:r>
    </w:p>
    <w:p w14:paraId="19B4A7DD" w14:textId="77777777" w:rsidR="00CE4D1F" w:rsidRDefault="00383D97">
      <w:pPr>
        <w:pStyle w:val="Heading1"/>
        <w:tabs>
          <w:tab w:val="center" w:pos="3291"/>
        </w:tabs>
        <w:ind w:left="-15" w:firstLine="0"/>
      </w:pPr>
      <w:bookmarkStart w:id="6" w:name="_Toc11543"/>
      <w:r>
        <w:lastRenderedPageBreak/>
        <w:t>2</w:t>
      </w:r>
      <w:r>
        <w:tab/>
        <w:t>Getting Started with the Address Book</w:t>
      </w:r>
      <w:bookmarkEnd w:id="6"/>
    </w:p>
    <w:p w14:paraId="42987664" w14:textId="77777777" w:rsidR="00CE4D1F" w:rsidRDefault="00383D97">
      <w:pPr>
        <w:pStyle w:val="Heading2"/>
        <w:tabs>
          <w:tab w:val="center" w:pos="1871"/>
        </w:tabs>
        <w:ind w:left="-15" w:firstLine="0"/>
      </w:pPr>
      <w:bookmarkStart w:id="7" w:name="_Toc11544"/>
      <w:r>
        <w:t>2.1</w:t>
      </w:r>
      <w:r>
        <w:tab/>
        <w:t>Download and Install</w:t>
      </w:r>
      <w:bookmarkEnd w:id="7"/>
    </w:p>
    <w:p w14:paraId="6E02C180" w14:textId="77777777" w:rsidR="00CE4D1F" w:rsidRDefault="00383D97">
      <w:pPr>
        <w:spacing w:after="321"/>
        <w:ind w:left="10"/>
        <w:rPr>
          <w:ins w:id="8" w:author="Haley Whitman" w:date="2017-02-02T18:26:00Z"/>
        </w:rPr>
      </w:pPr>
      <w:r>
        <w:t xml:space="preserve">The development team will have sent you the addressBook.jar file that launches the application. In case you did not receive or lost the addressBook.jar file please go to </w:t>
      </w:r>
      <w:proofErr w:type="gramStart"/>
      <w:r>
        <w:rPr>
          <w:i/>
        </w:rPr>
        <w:t xml:space="preserve">https </w:t>
      </w:r>
      <w:r>
        <w:t>:</w:t>
      </w:r>
      <w:proofErr w:type="gramEnd"/>
      <w:r>
        <w:t xml:space="preserve"> </w:t>
      </w:r>
      <w:r>
        <w:rPr>
          <w:i/>
        </w:rPr>
        <w:t>//github.com/</w:t>
      </w:r>
      <w:proofErr w:type="spellStart"/>
      <w:r>
        <w:rPr>
          <w:i/>
        </w:rPr>
        <w:t>WhitmanH</w:t>
      </w:r>
      <w:proofErr w:type="spellEnd"/>
      <w:r>
        <w:rPr>
          <w:i/>
        </w:rPr>
        <w:t xml:space="preserve">/CIS </w:t>
      </w:r>
      <w:r>
        <w:t xml:space="preserve">422 </w:t>
      </w:r>
      <w:r>
        <w:rPr>
          <w:i/>
        </w:rPr>
        <w:t xml:space="preserve">Scheduler </w:t>
      </w:r>
      <w:r>
        <w:t>to download the addressBook.jar file.</w:t>
      </w:r>
    </w:p>
    <w:p w14:paraId="7AC65045" w14:textId="77777777" w:rsidR="001F2EAB" w:rsidRDefault="001F2EAB">
      <w:pPr>
        <w:spacing w:after="321"/>
        <w:ind w:left="10"/>
        <w:rPr>
          <w:ins w:id="9" w:author="Haley Whitman" w:date="2017-02-02T18:26:00Z"/>
        </w:rPr>
      </w:pPr>
      <w:ins w:id="10" w:author="Haley Whitman" w:date="2017-02-02T18:26:00Z">
        <w:r>
          <w:t xml:space="preserve">Use the </w:t>
        </w:r>
        <w:proofErr w:type="spellStart"/>
        <w:r>
          <w:t>LaTeX</w:t>
        </w:r>
        <w:proofErr w:type="spellEnd"/>
        <w:r>
          <w:t xml:space="preserve"> command: </w:t>
        </w:r>
      </w:ins>
    </w:p>
    <w:p w14:paraId="2502622D" w14:textId="77777777" w:rsidR="001F2EAB" w:rsidRPr="001F2EAB" w:rsidRDefault="001F2EAB" w:rsidP="001F2E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ins w:id="11" w:author="Haley Whitman" w:date="2017-02-02T18:26:00Z"/>
          <w:rFonts w:ascii="Courier New" w:eastAsia="Times New Roman" w:hAnsi="Courier New" w:cs="Courier New"/>
          <w:color w:val="auto"/>
          <w:sz w:val="20"/>
          <w:szCs w:val="20"/>
          <w:rPrChange w:id="12" w:author="Haley Whitman" w:date="2017-02-02T18:27:00Z">
            <w:rPr>
              <w:ins w:id="13" w:author="Haley Whitman" w:date="2017-02-02T18:26:00Z"/>
            </w:rPr>
          </w:rPrChange>
        </w:rPr>
        <w:pPrChange w:id="14" w:author="Haley Whitman" w:date="2017-02-02T18:27:00Z">
          <w:pPr>
            <w:spacing w:after="321"/>
            <w:ind w:left="10"/>
          </w:pPr>
        </w:pPrChange>
      </w:pPr>
      <w:ins w:id="15" w:author="Haley Whitman" w:date="2017-02-02T18:26:00Z">
        <w:r w:rsidRPr="001F2EAB">
          <w:rPr>
            <w:rFonts w:ascii="Courier New" w:eastAsia="Times New Roman" w:hAnsi="Courier New" w:cs="Courier New"/>
            <w:color w:val="auto"/>
            <w:sz w:val="20"/>
            <w:szCs w:val="20"/>
          </w:rPr>
          <w:t>\</w:t>
        </w:r>
        <w:proofErr w:type="spellStart"/>
        <w:r w:rsidRPr="001F2EAB">
          <w:rPr>
            <w:rFonts w:ascii="Courier New" w:eastAsia="Times New Roman" w:hAnsi="Courier New" w:cs="Courier New"/>
            <w:color w:val="auto"/>
            <w:sz w:val="20"/>
            <w:szCs w:val="20"/>
          </w:rPr>
          <w:t>usepackage</w:t>
        </w:r>
        <w:proofErr w:type="spellEnd"/>
        <w:r w:rsidRPr="001F2EAB">
          <w:rPr>
            <w:rFonts w:ascii="Courier New" w:eastAsia="Times New Roman" w:hAnsi="Courier New" w:cs="Courier New"/>
            <w:color w:val="auto"/>
            <w:sz w:val="20"/>
            <w:szCs w:val="20"/>
          </w:rPr>
          <w:t>{</w:t>
        </w:r>
        <w:proofErr w:type="spellStart"/>
        <w:r w:rsidRPr="001F2EAB">
          <w:rPr>
            <w:rFonts w:ascii="Courier New" w:eastAsia="Times New Roman" w:hAnsi="Courier New" w:cs="Courier New"/>
            <w:color w:val="auto"/>
            <w:sz w:val="20"/>
            <w:szCs w:val="20"/>
          </w:rPr>
          <w:t>hyperref</w:t>
        </w:r>
        <w:proofErr w:type="spellEnd"/>
        <w:r w:rsidRPr="001F2EAB">
          <w:rPr>
            <w:rFonts w:ascii="Courier New" w:eastAsia="Times New Roman" w:hAnsi="Courier New" w:cs="Courier New"/>
            <w:color w:val="auto"/>
            <w:sz w:val="20"/>
            <w:szCs w:val="20"/>
          </w:rPr>
          <w:t>}</w:t>
        </w:r>
      </w:ins>
    </w:p>
    <w:p w14:paraId="677D1C9B" w14:textId="77777777" w:rsidR="001F2EAB" w:rsidRDefault="001F2EAB" w:rsidP="001F2EAB">
      <w:pPr>
        <w:pStyle w:val="HTMLPreformatted"/>
        <w:rPr>
          <w:ins w:id="16" w:author="Haley Whitman" w:date="2017-02-02T18:26:00Z"/>
        </w:rPr>
      </w:pPr>
      <w:ins w:id="17" w:author="Haley Whitman" w:date="2017-02-02T18:26:00Z">
        <w:r>
          <w:rPr>
            <w:rStyle w:val="re12"/>
            <w:rFonts w:eastAsia="Cambria"/>
          </w:rPr>
          <w:t>\</w:t>
        </w:r>
        <w:proofErr w:type="spellStart"/>
        <w:r>
          <w:rPr>
            <w:rStyle w:val="re12"/>
            <w:rFonts w:eastAsia="Cambria"/>
          </w:rPr>
          <w:t>href</w:t>
        </w:r>
        <w:proofErr w:type="spellEnd"/>
        <w:r>
          <w:rPr>
            <w:rStyle w:val="sy0"/>
          </w:rPr>
          <w:t>{</w:t>
        </w:r>
      </w:ins>
      <w:proofErr w:type="gramStart"/>
      <w:ins w:id="18" w:author="Haley Whitman" w:date="2017-02-02T18:27:00Z">
        <w:r w:rsidRPr="001F2EAB">
          <w:rPr>
            <w:rStyle w:val="re9"/>
          </w:rPr>
          <w:t>https://github.com/WhitmanH/CIS-422-Scheduler</w:t>
        </w:r>
      </w:ins>
      <w:ins w:id="19" w:author="Haley Whitman" w:date="2017-02-02T18:26:00Z">
        <w:r>
          <w:rPr>
            <w:rStyle w:val="sy0"/>
          </w:rPr>
          <w:t>}{</w:t>
        </w:r>
      </w:ins>
      <w:proofErr w:type="gramEnd"/>
      <w:ins w:id="20" w:author="Haley Whitman" w:date="2017-02-02T18:27:00Z">
        <w:r>
          <w:rPr>
            <w:rStyle w:val="re9"/>
          </w:rPr>
          <w:t>Address Book</w:t>
        </w:r>
      </w:ins>
      <w:ins w:id="21" w:author="Haley Whitman" w:date="2017-02-02T18:26:00Z">
        <w:r>
          <w:rPr>
            <w:rStyle w:val="sy0"/>
          </w:rPr>
          <w:t>}</w:t>
        </w:r>
        <w:r>
          <w:rPr>
            <w:rStyle w:val="re9"/>
          </w:rPr>
          <w:t xml:space="preserve"> </w:t>
        </w:r>
      </w:ins>
    </w:p>
    <w:p w14:paraId="45BF525B" w14:textId="77777777" w:rsidR="001F2EAB" w:rsidRDefault="001F2EAB">
      <w:pPr>
        <w:spacing w:after="321"/>
        <w:ind w:left="10"/>
      </w:pPr>
    </w:p>
    <w:p w14:paraId="57C7440D" w14:textId="77777777" w:rsidR="00CE4D1F" w:rsidRDefault="00383D97">
      <w:pPr>
        <w:pStyle w:val="Heading2"/>
        <w:tabs>
          <w:tab w:val="center" w:pos="2052"/>
        </w:tabs>
        <w:ind w:left="-15" w:firstLine="0"/>
      </w:pPr>
      <w:bookmarkStart w:id="22" w:name="_Toc11545"/>
      <w:r>
        <w:t>2</w:t>
      </w:r>
      <w:r>
        <w:t>.2</w:t>
      </w:r>
      <w:r>
        <w:tab/>
        <w:t>Starting the Application</w:t>
      </w:r>
      <w:bookmarkEnd w:id="22"/>
    </w:p>
    <w:p w14:paraId="128A7C25" w14:textId="77777777" w:rsidR="00CE4D1F" w:rsidRDefault="00383D97">
      <w:pPr>
        <w:ind w:left="10"/>
      </w:pPr>
      <w:r>
        <w:t xml:space="preserve">To launch the </w:t>
      </w:r>
      <w:proofErr w:type="gramStart"/>
      <w:r>
        <w:t>application</w:t>
      </w:r>
      <w:proofErr w:type="gramEnd"/>
      <w:r>
        <w:t xml:space="preserve"> select and open the addressBook.jar file. This will immediately launch the Address Book application. If for some reason the application does not open</w:t>
      </w:r>
      <w:ins w:id="23" w:author="Haley Whitman" w:date="2017-02-02T18:27:00Z">
        <w:r w:rsidR="001F2EAB">
          <w:t>,</w:t>
        </w:r>
      </w:ins>
      <w:r>
        <w:t xml:space="preserve"> go to your command line interface and cd into the d</w:t>
      </w:r>
      <w:r>
        <w:t>irectory in which the application file sits. Then type the command</w:t>
      </w:r>
      <w:proofErr w:type="gramStart"/>
      <w:r>
        <w:t>: ”java</w:t>
      </w:r>
      <w:proofErr w:type="gramEnd"/>
      <w:r>
        <w:t xml:space="preserve"> -jar addressBook.jar”, the Address Book will then open in another window. If you have further problems, please contact Team </w:t>
      </w:r>
      <w:proofErr w:type="spellStart"/>
      <w:r>
        <w:t>Robosharks</w:t>
      </w:r>
      <w:proofErr w:type="spellEnd"/>
      <w:r>
        <w:t>. Enjoy!</w:t>
      </w:r>
      <w:r>
        <w:br w:type="page"/>
      </w:r>
    </w:p>
    <w:p w14:paraId="65C94D9D" w14:textId="77777777" w:rsidR="00CE4D1F" w:rsidRDefault="00383D97">
      <w:pPr>
        <w:pStyle w:val="Heading1"/>
        <w:tabs>
          <w:tab w:val="center" w:pos="1676"/>
        </w:tabs>
        <w:ind w:left="-15" w:firstLine="0"/>
      </w:pPr>
      <w:bookmarkStart w:id="24" w:name="_Toc11546"/>
      <w:r>
        <w:lastRenderedPageBreak/>
        <w:t>3</w:t>
      </w:r>
      <w:r>
        <w:tab/>
        <w:t>Adding Contacts</w:t>
      </w:r>
      <w:bookmarkEnd w:id="24"/>
    </w:p>
    <w:p w14:paraId="76B36662" w14:textId="77777777" w:rsidR="00CE4D1F" w:rsidRDefault="00383D97">
      <w:pPr>
        <w:pStyle w:val="Heading2"/>
        <w:tabs>
          <w:tab w:val="center" w:pos="1164"/>
        </w:tabs>
        <w:ind w:left="-15" w:firstLine="0"/>
      </w:pPr>
      <w:bookmarkStart w:id="25" w:name="_Toc11547"/>
      <w:r>
        <w:t>3.1</w:t>
      </w:r>
      <w:r>
        <w:tab/>
        <w:t>Overview</w:t>
      </w:r>
      <w:bookmarkEnd w:id="25"/>
    </w:p>
    <w:p w14:paraId="5B6BC273" w14:textId="77777777" w:rsidR="00CE4D1F" w:rsidRDefault="00383D97">
      <w:pPr>
        <w:spacing w:after="322"/>
        <w:ind w:left="10"/>
      </w:pPr>
      <w:r>
        <w:t xml:space="preserve">Adding </w:t>
      </w:r>
      <w:r>
        <w:t>a new contact is easy to do in this Address Book. It will only take a few clicks.</w:t>
      </w:r>
    </w:p>
    <w:p w14:paraId="500F9190" w14:textId="77777777" w:rsidR="00CE4D1F" w:rsidRDefault="00383D97">
      <w:pPr>
        <w:pStyle w:val="Heading2"/>
        <w:tabs>
          <w:tab w:val="center" w:pos="1217"/>
        </w:tabs>
        <w:ind w:left="-15" w:firstLine="0"/>
      </w:pPr>
      <w:bookmarkStart w:id="26" w:name="_Toc11548"/>
      <w:r>
        <w:t>3.2</w:t>
      </w:r>
      <w:r>
        <w:tab/>
        <w:t>Procedure</w:t>
      </w:r>
      <w:bookmarkEnd w:id="26"/>
    </w:p>
    <w:p w14:paraId="00502EB6" w14:textId="77777777" w:rsidR="00CE4D1F" w:rsidRDefault="00383D97">
      <w:pPr>
        <w:pStyle w:val="Heading4"/>
        <w:ind w:left="221"/>
      </w:pPr>
      <w:r>
        <w:t>1</w:t>
      </w:r>
      <w:r>
        <w:rPr>
          <w:b w:val="0"/>
        </w:rPr>
        <w:t xml:space="preserve">) </w:t>
      </w:r>
      <w:r>
        <w:t>Begin at the Main Page</w:t>
      </w:r>
    </w:p>
    <w:p w14:paraId="1F1CB717" w14:textId="77777777" w:rsidR="00CE4D1F" w:rsidRDefault="00383D97">
      <w:pPr>
        <w:ind w:left="540"/>
      </w:pPr>
      <w:del w:id="27" w:author="Haley Whitman" w:date="2017-02-02T18:28:00Z">
        <w:r w:rsidDel="001F2EAB">
          <w:delText xml:space="preserve">Begin at the main page of the Address Book. </w:delText>
        </w:r>
      </w:del>
      <w:r>
        <w:t>Below are two images of the main page to help you verify you are where you need to be.</w:t>
      </w:r>
    </w:p>
    <w:p w14:paraId="2BA89EF6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61A2C54C" wp14:editId="3C77D7F7">
            <wp:extent cx="3163151" cy="244014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3151" cy="24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0EAB" w14:textId="77777777" w:rsidR="00CE4D1F" w:rsidRDefault="00383D97">
      <w:pPr>
        <w:spacing w:after="98"/>
        <w:ind w:left="10"/>
        <w:jc w:val="center"/>
      </w:pPr>
      <w:r>
        <w:t>Figure 1: Empty Main Page</w:t>
      </w:r>
    </w:p>
    <w:p w14:paraId="012AA505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5CA4F306" wp14:editId="3F0C1448">
            <wp:extent cx="3163153" cy="2448669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5DB2" w14:textId="77777777" w:rsidR="00CE4D1F" w:rsidRDefault="00383D97">
      <w:pPr>
        <w:spacing w:after="333"/>
        <w:ind w:left="10"/>
        <w:jc w:val="center"/>
      </w:pPr>
      <w:r>
        <w:t>Figure 2: Full Main Page</w:t>
      </w:r>
    </w:p>
    <w:p w14:paraId="6E5C6E4C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 xml:space="preserve">Click </w:t>
      </w:r>
      <w:proofErr w:type="gramStart"/>
      <w:r>
        <w:t>the ”Add</w:t>
      </w:r>
      <w:proofErr w:type="gramEnd"/>
      <w:r>
        <w:t xml:space="preserve"> Contact” Button</w:t>
      </w:r>
    </w:p>
    <w:p w14:paraId="6B004FD8" w14:textId="77777777" w:rsidR="00CE4D1F" w:rsidRDefault="00383D97">
      <w:pPr>
        <w:ind w:left="540"/>
      </w:pPr>
      <w:r>
        <w:t xml:space="preserve">You will see </w:t>
      </w:r>
      <w:proofErr w:type="gramStart"/>
      <w:r>
        <w:t>an ”Add</w:t>
      </w:r>
      <w:proofErr w:type="gramEnd"/>
      <w:r>
        <w:t xml:space="preserve"> Contact” button on the main </w:t>
      </w:r>
      <w:ins w:id="28" w:author="Haley Whitman" w:date="2017-02-02T18:28:00Z">
        <w:r w:rsidR="001F2EAB">
          <w:t>(Call this Main Page, as that’s what the figure is referring to, or change figure)</w:t>
        </w:r>
      </w:ins>
      <w:r>
        <w:t xml:space="preserve">window. Move the mouse to it and click </w:t>
      </w:r>
      <w:proofErr w:type="gramStart"/>
      <w:r>
        <w:t>the ”Add</w:t>
      </w:r>
      <w:proofErr w:type="gramEnd"/>
      <w:r>
        <w:t xml:space="preserve"> Contact” button. Upon clicking the Add Contact window will appear.</w:t>
      </w:r>
    </w:p>
    <w:p w14:paraId="06040397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lastRenderedPageBreak/>
        <w:drawing>
          <wp:inline distT="0" distB="0" distL="0" distR="0" wp14:anchorId="4D72E599" wp14:editId="4BDEF772">
            <wp:extent cx="3163155" cy="1902934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3155" cy="19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5D8B" w14:textId="77777777" w:rsidR="00CE4D1F" w:rsidRDefault="00383D97">
      <w:pPr>
        <w:spacing w:after="333"/>
        <w:ind w:left="10"/>
        <w:jc w:val="center"/>
      </w:pPr>
      <w:r>
        <w:t>Fig</w:t>
      </w:r>
      <w:r>
        <w:t xml:space="preserve">ure 3: Add Contact </w:t>
      </w:r>
      <w:commentRangeStart w:id="29"/>
      <w:r>
        <w:t>Window</w:t>
      </w:r>
      <w:commentRangeEnd w:id="29"/>
      <w:r w:rsidR="001F2EAB">
        <w:rPr>
          <w:rStyle w:val="CommentReference"/>
        </w:rPr>
        <w:commentReference w:id="29"/>
      </w:r>
    </w:p>
    <w:p w14:paraId="1FB38559" w14:textId="77777777" w:rsidR="00CE4D1F" w:rsidRDefault="00383D97">
      <w:pPr>
        <w:pStyle w:val="Heading4"/>
        <w:ind w:left="221"/>
      </w:pPr>
      <w:r>
        <w:t>3</w:t>
      </w:r>
      <w:r>
        <w:rPr>
          <w:b w:val="0"/>
        </w:rPr>
        <w:t xml:space="preserve">) </w:t>
      </w:r>
      <w:r>
        <w:t xml:space="preserve">Fill </w:t>
      </w:r>
      <w:proofErr w:type="gramStart"/>
      <w:r>
        <w:t>In</w:t>
      </w:r>
      <w:proofErr w:type="gramEnd"/>
      <w:r>
        <w:t xml:space="preserve"> Contact Data</w:t>
      </w:r>
    </w:p>
    <w:p w14:paraId="450F77BB" w14:textId="77777777" w:rsidR="00CE4D1F" w:rsidRDefault="00383D97">
      <w:pPr>
        <w:ind w:left="540"/>
      </w:pPr>
      <w:r>
        <w:t>The Add Contact window has multiple fields for you to fill in with Contact information. You are required to enter a first name or a last name, plus a second entry of the ones laid out.</w:t>
      </w:r>
      <w:ins w:id="30" w:author="Haley Whitman" w:date="2017-02-02T18:30:00Z">
        <w:r w:rsidR="001F2EAB">
          <w:t xml:space="preserve"> There must be another entry besides both the first and last names.</w:t>
        </w:r>
      </w:ins>
    </w:p>
    <w:p w14:paraId="7D7116F3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43C7BA96" wp14:editId="604DF517">
            <wp:extent cx="3163155" cy="1909234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3155" cy="19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632" w14:textId="77777777" w:rsidR="00CE4D1F" w:rsidRDefault="00383D97">
      <w:pPr>
        <w:spacing w:after="333"/>
        <w:ind w:left="10"/>
        <w:jc w:val="center"/>
      </w:pPr>
      <w:r>
        <w:t>Figure 4: Contact E</w:t>
      </w:r>
      <w:r>
        <w:t>ntries</w:t>
      </w:r>
    </w:p>
    <w:p w14:paraId="3419A7FD" w14:textId="77777777" w:rsidR="00CE4D1F" w:rsidRDefault="00383D97">
      <w:pPr>
        <w:pStyle w:val="Heading4"/>
        <w:ind w:left="221"/>
      </w:pPr>
      <w:r>
        <w:t>4</w:t>
      </w:r>
      <w:r>
        <w:rPr>
          <w:b w:val="0"/>
        </w:rPr>
        <w:t xml:space="preserve">) </w:t>
      </w:r>
      <w:r>
        <w:t>Save New Contact Information</w:t>
      </w:r>
    </w:p>
    <w:p w14:paraId="574E5712" w14:textId="77777777" w:rsidR="00CE4D1F" w:rsidRDefault="00383D97">
      <w:pPr>
        <w:ind w:left="540"/>
      </w:pPr>
      <w:r>
        <w:t xml:space="preserve">When you have entered all the information you wish to enter about your new contact click </w:t>
      </w:r>
      <w:proofErr w:type="gramStart"/>
      <w:r>
        <w:t>the ”Save</w:t>
      </w:r>
      <w:proofErr w:type="gramEnd"/>
      <w:r>
        <w:t>” button. This will permanently save the Contact to the Address Book. If you haven’t entered all the required informati</w:t>
      </w:r>
      <w:r>
        <w:t>on detailed in the last step an error message will appear</w:t>
      </w:r>
      <w:ins w:id="31" w:author="Haley Whitman" w:date="2017-02-02T18:31:00Z">
        <w:r w:rsidR="001F2EAB">
          <w:t>. This error message will</w:t>
        </w:r>
      </w:ins>
      <w:r>
        <w:t xml:space="preserve"> direct</w:t>
      </w:r>
      <w:del w:id="32" w:author="Haley Whitman" w:date="2017-02-02T18:31:00Z">
        <w:r w:rsidDel="001F2EAB">
          <w:delText>i</w:delText>
        </w:r>
        <w:r w:rsidDel="001F2EAB">
          <w:delText>n</w:delText>
        </w:r>
        <w:r w:rsidDel="001F2EAB">
          <w:delText>g</w:delText>
        </w:r>
      </w:del>
      <w:r>
        <w:t xml:space="preserve"> you back to the Add Contact window. </w:t>
      </w:r>
      <w:ins w:id="33" w:author="Haley Whitman" w:date="2017-02-02T18:31:00Z">
        <w:r w:rsidR="001F2EAB">
          <w:t>The error will not go away</w:t>
        </w:r>
      </w:ins>
      <w:del w:id="34" w:author="Haley Whitman" w:date="2017-02-02T18:31:00Z">
        <w:r w:rsidDel="001F2EAB">
          <w:delText xml:space="preserve">It will keep doing this </w:delText>
        </w:r>
      </w:del>
      <w:ins w:id="35" w:author="Haley Whitman" w:date="2017-02-02T18:31:00Z">
        <w:r w:rsidR="001F2EAB">
          <w:t xml:space="preserve"> </w:t>
        </w:r>
      </w:ins>
      <w:r>
        <w:t>until the information is entered correctly.</w:t>
      </w:r>
    </w:p>
    <w:p w14:paraId="736F3649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lastRenderedPageBreak/>
        <w:drawing>
          <wp:inline distT="0" distB="0" distL="0" distR="0" wp14:anchorId="29C06313" wp14:editId="54A5A312">
            <wp:extent cx="3163089" cy="1913006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3089" cy="19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8C2E" w14:textId="77777777" w:rsidR="00CE4D1F" w:rsidRDefault="00383D97">
      <w:pPr>
        <w:spacing w:after="333"/>
        <w:ind w:left="10"/>
        <w:jc w:val="center"/>
      </w:pPr>
      <w:r>
        <w:t>Figure 5: Not Enough Entries</w:t>
      </w:r>
    </w:p>
    <w:p w14:paraId="0748655B" w14:textId="77777777" w:rsidR="00CE4D1F" w:rsidRDefault="00383D97">
      <w:pPr>
        <w:pStyle w:val="Heading4"/>
        <w:ind w:left="221"/>
      </w:pPr>
      <w:r>
        <w:t>5</w:t>
      </w:r>
      <w:r>
        <w:rPr>
          <w:b w:val="0"/>
        </w:rPr>
        <w:t xml:space="preserve">) </w:t>
      </w:r>
      <w:r>
        <w:t>Close Add Contact Window</w:t>
      </w:r>
    </w:p>
    <w:p w14:paraId="7F6500B6" w14:textId="77777777" w:rsidR="00CE4D1F" w:rsidRDefault="00383D97">
      <w:pPr>
        <w:ind w:left="540"/>
      </w:pPr>
      <w:r>
        <w:t>Now that you have saved t</w:t>
      </w:r>
      <w:r>
        <w:t xml:space="preserve">he Contact information, click </w:t>
      </w:r>
      <w:proofErr w:type="gramStart"/>
      <w:r>
        <w:t>the ”Close</w:t>
      </w:r>
      <w:proofErr w:type="gramEnd"/>
      <w:r>
        <w:t xml:space="preserve">” button. This will close and remove the Add Contact window from the screen. If you have not saved the information before this step a dialogue box will appear asking you if you would like to Save the new information </w:t>
      </w:r>
      <w:r>
        <w:t>or Discard the new information.</w:t>
      </w:r>
    </w:p>
    <w:p w14:paraId="60D95035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716DDB34" wp14:editId="1E7F48C9">
            <wp:extent cx="3163089" cy="1900379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3089" cy="19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F878" w14:textId="77777777" w:rsidR="00CE4D1F" w:rsidRDefault="00383D97">
      <w:pPr>
        <w:spacing w:after="333"/>
        <w:ind w:left="10"/>
        <w:jc w:val="center"/>
      </w:pPr>
      <w:r>
        <w:t>Figure 6: Prompt to Save</w:t>
      </w:r>
    </w:p>
    <w:p w14:paraId="36D6C6B2" w14:textId="77777777" w:rsidR="00CE4D1F" w:rsidRDefault="00383D97">
      <w:pPr>
        <w:ind w:left="540"/>
      </w:pPr>
      <w:r>
        <w:t xml:space="preserve">After this step you will be left with the Main page of the Address Book. If you scroll through the </w:t>
      </w:r>
      <w:proofErr w:type="gramStart"/>
      <w:r>
        <w:t>entries</w:t>
      </w:r>
      <w:proofErr w:type="gramEnd"/>
      <w:r>
        <w:t xml:space="preserve"> you will see your newly added Contact listed.</w:t>
      </w:r>
    </w:p>
    <w:p w14:paraId="68916FDB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14181A45" wp14:editId="7BB474F9">
            <wp:extent cx="3163193" cy="923830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3193" cy="92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128E" w14:textId="77777777" w:rsidR="00CE4D1F" w:rsidRDefault="00383D97">
      <w:pPr>
        <w:ind w:left="2343"/>
      </w:pPr>
      <w:r>
        <w:t>Figure 7: New Entry Added to Address Book</w:t>
      </w:r>
      <w:r>
        <w:br w:type="page"/>
      </w:r>
    </w:p>
    <w:p w14:paraId="0F3D9DF1" w14:textId="77777777" w:rsidR="00CE4D1F" w:rsidRDefault="00383D97">
      <w:pPr>
        <w:pStyle w:val="Heading1"/>
        <w:tabs>
          <w:tab w:val="center" w:pos="1791"/>
        </w:tabs>
        <w:ind w:left="-15" w:firstLine="0"/>
      </w:pPr>
      <w:bookmarkStart w:id="36" w:name="_Toc11549"/>
      <w:r>
        <w:lastRenderedPageBreak/>
        <w:t>4</w:t>
      </w:r>
      <w:r>
        <w:tab/>
        <w:t>Selecting Contacts</w:t>
      </w:r>
      <w:bookmarkEnd w:id="36"/>
    </w:p>
    <w:p w14:paraId="49E0DD8C" w14:textId="77777777" w:rsidR="00CE4D1F" w:rsidRDefault="00383D97">
      <w:pPr>
        <w:pStyle w:val="Heading2"/>
        <w:tabs>
          <w:tab w:val="center" w:pos="1164"/>
        </w:tabs>
        <w:ind w:left="-15" w:firstLine="0"/>
      </w:pPr>
      <w:bookmarkStart w:id="37" w:name="_Toc11550"/>
      <w:r>
        <w:t>4.1</w:t>
      </w:r>
      <w:r>
        <w:tab/>
        <w:t>Overview</w:t>
      </w:r>
      <w:bookmarkEnd w:id="37"/>
    </w:p>
    <w:p w14:paraId="52A02A23" w14:textId="77777777" w:rsidR="00CE4D1F" w:rsidRDefault="00383D97">
      <w:pPr>
        <w:spacing w:after="323"/>
        <w:ind w:left="10"/>
      </w:pPr>
      <w:r>
        <w:t>You will eventually need to look at the information of a Contact in your Address Book. Here is how to do so.</w:t>
      </w:r>
    </w:p>
    <w:p w14:paraId="657D583B" w14:textId="77777777" w:rsidR="00CE4D1F" w:rsidRDefault="00383D97">
      <w:pPr>
        <w:pStyle w:val="Heading2"/>
        <w:tabs>
          <w:tab w:val="center" w:pos="1217"/>
        </w:tabs>
        <w:ind w:left="-15" w:firstLine="0"/>
      </w:pPr>
      <w:bookmarkStart w:id="38" w:name="_Toc11551"/>
      <w:r>
        <w:t>4.2</w:t>
      </w:r>
      <w:r>
        <w:tab/>
        <w:t>Procedure</w:t>
      </w:r>
      <w:bookmarkEnd w:id="38"/>
    </w:p>
    <w:p w14:paraId="14AEAF45" w14:textId="77777777" w:rsidR="00CE4D1F" w:rsidRDefault="00383D97">
      <w:pPr>
        <w:pStyle w:val="Heading4"/>
        <w:ind w:left="221"/>
      </w:pPr>
      <w:r>
        <w:t>1</w:t>
      </w:r>
      <w:r>
        <w:rPr>
          <w:b w:val="0"/>
        </w:rPr>
        <w:t xml:space="preserve">) </w:t>
      </w:r>
      <w:r>
        <w:t>Begin at the Main Page of a Non Empty Address Book</w:t>
      </w:r>
    </w:p>
    <w:p w14:paraId="0C86A9C2" w14:textId="77777777" w:rsidR="00CE4D1F" w:rsidRDefault="00383D97">
      <w:pPr>
        <w:ind w:left="540"/>
      </w:pPr>
      <w:r>
        <w:t>To use this feature you must have at least one Contact in your address book.</w:t>
      </w:r>
    </w:p>
    <w:p w14:paraId="252B3A17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54F85F3B" wp14:editId="576A2E21">
            <wp:extent cx="3163153" cy="2448669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4A31" w14:textId="77777777" w:rsidR="00CE4D1F" w:rsidRDefault="00383D97">
      <w:pPr>
        <w:spacing w:after="333"/>
        <w:ind w:left="10"/>
        <w:jc w:val="center"/>
      </w:pPr>
      <w:r>
        <w:t>Figure 8: Full Main Page</w:t>
      </w:r>
    </w:p>
    <w:p w14:paraId="370AF85E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 xml:space="preserve">Find Contact </w:t>
      </w:r>
      <w:proofErr w:type="gramStart"/>
      <w:r>
        <w:t>For</w:t>
      </w:r>
      <w:proofErr w:type="gramEnd"/>
      <w:r>
        <w:t xml:space="preserve"> Selection</w:t>
      </w:r>
    </w:p>
    <w:p w14:paraId="3AE6FB53" w14:textId="77777777" w:rsidR="00CE4D1F" w:rsidRDefault="00383D97">
      <w:pPr>
        <w:ind w:left="540"/>
      </w:pPr>
      <w:r>
        <w:t>Find the contact you would like to Select by scrolling through the list of Contacts. Hover your mouse over the desired Con</w:t>
      </w:r>
      <w:r>
        <w:t>tact.</w:t>
      </w:r>
    </w:p>
    <w:p w14:paraId="4A447C70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1F787DB5" wp14:editId="6C7B5ACC">
            <wp:extent cx="3163184" cy="2429491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184" cy="24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B3FF" w14:textId="77777777" w:rsidR="00CE4D1F" w:rsidRDefault="00383D97">
      <w:pPr>
        <w:spacing w:after="333"/>
        <w:ind w:left="10"/>
        <w:jc w:val="center"/>
      </w:pPr>
      <w:r>
        <w:t>Figure 9: Selecting a Contact</w:t>
      </w:r>
    </w:p>
    <w:p w14:paraId="3F141946" w14:textId="77777777" w:rsidR="00CE4D1F" w:rsidRDefault="00383D97">
      <w:pPr>
        <w:pStyle w:val="Heading4"/>
        <w:ind w:left="221"/>
      </w:pPr>
      <w:r>
        <w:lastRenderedPageBreak/>
        <w:t>3</w:t>
      </w:r>
      <w:r>
        <w:rPr>
          <w:b w:val="0"/>
        </w:rPr>
        <w:t xml:space="preserve">) </w:t>
      </w:r>
      <w:r>
        <w:t>Double Click Contact</w:t>
      </w:r>
    </w:p>
    <w:p w14:paraId="011A71E4" w14:textId="77777777" w:rsidR="00CE4D1F" w:rsidRDefault="00383D97">
      <w:pPr>
        <w:ind w:left="540"/>
      </w:pPr>
      <w:r>
        <w:t>With the mouse over the desired Contact, double click the Contact. This will make the Contact information appear in another window.</w:t>
      </w:r>
    </w:p>
    <w:p w14:paraId="6E8FFB09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53574057" wp14:editId="554C29BD">
            <wp:extent cx="3163155" cy="1902934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3155" cy="19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85DA" w14:textId="77777777" w:rsidR="00CE4D1F" w:rsidRDefault="00383D97">
      <w:pPr>
        <w:spacing w:after="333"/>
        <w:ind w:left="10"/>
        <w:jc w:val="center"/>
      </w:pPr>
      <w:r>
        <w:t>Figure 10: Viewing Contact</w:t>
      </w:r>
    </w:p>
    <w:p w14:paraId="7081CBB1" w14:textId="77777777" w:rsidR="00CE4D1F" w:rsidRDefault="00383D97">
      <w:pPr>
        <w:pStyle w:val="Heading4"/>
        <w:ind w:left="221"/>
      </w:pPr>
      <w:r>
        <w:t>4</w:t>
      </w:r>
      <w:r>
        <w:rPr>
          <w:b w:val="0"/>
        </w:rPr>
        <w:t xml:space="preserve">) </w:t>
      </w:r>
      <w:r>
        <w:t>Close Window</w:t>
      </w:r>
    </w:p>
    <w:p w14:paraId="3E703ACA" w14:textId="77777777" w:rsidR="00CE4D1F" w:rsidRDefault="00383D97">
      <w:pPr>
        <w:ind w:left="540"/>
      </w:pPr>
      <w:r>
        <w:t>Once you are done</w:t>
      </w:r>
      <w:r>
        <w:t xml:space="preserve"> with viewing the contact information, click </w:t>
      </w:r>
      <w:proofErr w:type="gramStart"/>
      <w:r>
        <w:t>the ”Close</w:t>
      </w:r>
      <w:proofErr w:type="gramEnd"/>
      <w:r>
        <w:t>” button. This will remove the Contact window from view.</w:t>
      </w:r>
      <w:r>
        <w:br w:type="page"/>
      </w:r>
    </w:p>
    <w:p w14:paraId="728C2A07" w14:textId="77777777" w:rsidR="00CE4D1F" w:rsidRDefault="00383D97">
      <w:pPr>
        <w:pStyle w:val="Heading1"/>
        <w:tabs>
          <w:tab w:val="center" w:pos="1678"/>
        </w:tabs>
        <w:ind w:left="-15" w:firstLine="0"/>
      </w:pPr>
      <w:bookmarkStart w:id="39" w:name="_Toc11552"/>
      <w:r>
        <w:lastRenderedPageBreak/>
        <w:t>5</w:t>
      </w:r>
      <w:r>
        <w:tab/>
        <w:t>Editing Contacts</w:t>
      </w:r>
      <w:bookmarkEnd w:id="39"/>
    </w:p>
    <w:p w14:paraId="063535CC" w14:textId="77777777" w:rsidR="00CE4D1F" w:rsidRDefault="00383D97">
      <w:pPr>
        <w:pStyle w:val="Heading2"/>
        <w:tabs>
          <w:tab w:val="center" w:pos="1164"/>
        </w:tabs>
        <w:ind w:left="-15" w:firstLine="0"/>
      </w:pPr>
      <w:bookmarkStart w:id="40" w:name="_Toc11553"/>
      <w:r>
        <w:t>5.1</w:t>
      </w:r>
      <w:r>
        <w:tab/>
        <w:t>Overview</w:t>
      </w:r>
      <w:bookmarkEnd w:id="40"/>
    </w:p>
    <w:p w14:paraId="425D9246" w14:textId="77777777" w:rsidR="00CE4D1F" w:rsidRDefault="00383D97">
      <w:pPr>
        <w:spacing w:after="322"/>
        <w:ind w:left="10"/>
      </w:pPr>
      <w:r>
        <w:t>If you wish to make changes to an existing contact the steps below detail how to do so.</w:t>
      </w:r>
    </w:p>
    <w:p w14:paraId="1AC165FE" w14:textId="77777777" w:rsidR="00CE4D1F" w:rsidRDefault="00383D97">
      <w:pPr>
        <w:pStyle w:val="Heading2"/>
        <w:tabs>
          <w:tab w:val="center" w:pos="1217"/>
        </w:tabs>
        <w:ind w:left="-15" w:firstLine="0"/>
      </w:pPr>
      <w:bookmarkStart w:id="41" w:name="_Toc11554"/>
      <w:r>
        <w:t>5.2</w:t>
      </w:r>
      <w:r>
        <w:tab/>
        <w:t>Procedure</w:t>
      </w:r>
      <w:bookmarkEnd w:id="41"/>
    </w:p>
    <w:p w14:paraId="08727D98" w14:textId="77777777" w:rsidR="00CE4D1F" w:rsidRDefault="00383D97">
      <w:pPr>
        <w:numPr>
          <w:ilvl w:val="0"/>
          <w:numId w:val="1"/>
        </w:numPr>
        <w:ind w:hanging="319"/>
        <w:jc w:val="left"/>
      </w:pPr>
      <w:r>
        <w:rPr>
          <w:b/>
        </w:rPr>
        <w:t>Select Contact for Editing</w:t>
      </w:r>
    </w:p>
    <w:p w14:paraId="2B48EC2A" w14:textId="77777777" w:rsidR="00CE4D1F" w:rsidRDefault="00383D97">
      <w:pPr>
        <w:spacing w:after="187"/>
        <w:ind w:left="540"/>
      </w:pPr>
      <w:r>
        <w:t xml:space="preserve">Complete steps 1, 2, and 3 of </w:t>
      </w:r>
      <w:proofErr w:type="gramStart"/>
      <w:r>
        <w:t>the ”Selecting</w:t>
      </w:r>
      <w:proofErr w:type="gramEnd"/>
      <w:r>
        <w:t xml:space="preserve"> Contacts” section of this handbook.</w:t>
      </w:r>
    </w:p>
    <w:p w14:paraId="2798C6B9" w14:textId="77777777" w:rsidR="00CE4D1F" w:rsidRDefault="00383D97">
      <w:pPr>
        <w:numPr>
          <w:ilvl w:val="0"/>
          <w:numId w:val="1"/>
        </w:numPr>
        <w:ind w:hanging="319"/>
        <w:jc w:val="left"/>
      </w:pPr>
      <w:r>
        <w:rPr>
          <w:b/>
        </w:rPr>
        <w:t xml:space="preserve">Click </w:t>
      </w:r>
      <w:proofErr w:type="gramStart"/>
      <w:r>
        <w:rPr>
          <w:b/>
        </w:rPr>
        <w:t>the ”Edit</w:t>
      </w:r>
      <w:proofErr w:type="gramEnd"/>
      <w:r>
        <w:rPr>
          <w:b/>
        </w:rPr>
        <w:t>” Button</w:t>
      </w:r>
    </w:p>
    <w:p w14:paraId="2B0C7B47" w14:textId="77777777" w:rsidR="00CE4D1F" w:rsidRDefault="00383D97">
      <w:pPr>
        <w:spacing w:after="186"/>
        <w:ind w:left="10" w:right="142"/>
        <w:jc w:val="center"/>
      </w:pPr>
      <w:r>
        <w:t xml:space="preserve">You should be looking at the Contact information page. Click </w:t>
      </w:r>
      <w:proofErr w:type="gramStart"/>
      <w:r>
        <w:t>the ”Edit</w:t>
      </w:r>
      <w:proofErr w:type="gramEnd"/>
      <w:r>
        <w:t>” button.</w:t>
      </w:r>
    </w:p>
    <w:p w14:paraId="18E224FE" w14:textId="77777777" w:rsidR="00CE4D1F" w:rsidRDefault="00383D97">
      <w:pPr>
        <w:pStyle w:val="Heading4"/>
        <w:ind w:left="221"/>
      </w:pPr>
      <w:r>
        <w:t>3</w:t>
      </w:r>
      <w:r>
        <w:rPr>
          <w:b w:val="0"/>
        </w:rPr>
        <w:t xml:space="preserve">) </w:t>
      </w:r>
      <w:r>
        <w:t>Edit Information</w:t>
      </w:r>
    </w:p>
    <w:p w14:paraId="36B1E1B7" w14:textId="77777777" w:rsidR="00CE4D1F" w:rsidRDefault="00383D97">
      <w:pPr>
        <w:ind w:left="540"/>
      </w:pPr>
      <w:r>
        <w:t>This will make it so the</w:t>
      </w:r>
      <w:r>
        <w:t xml:space="preserve"> </w:t>
      </w:r>
      <w:proofErr w:type="spellStart"/>
      <w:r>
        <w:t>the</w:t>
      </w:r>
      <w:proofErr w:type="spellEnd"/>
      <w:r>
        <w:t xml:space="preserve"> information in the field boxes are editable. Change or add any information you desire.</w:t>
      </w:r>
    </w:p>
    <w:p w14:paraId="612D0138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65EA1338" wp14:editId="5FF04A32">
            <wp:extent cx="3163089" cy="1868812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3089" cy="186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B616" w14:textId="77777777" w:rsidR="00CE4D1F" w:rsidRDefault="00383D97">
      <w:pPr>
        <w:spacing w:after="333"/>
        <w:ind w:left="10" w:right="1"/>
        <w:jc w:val="center"/>
      </w:pPr>
      <w:r>
        <w:t>Figure 11: Editing a Contact</w:t>
      </w:r>
    </w:p>
    <w:p w14:paraId="621A1D51" w14:textId="77777777" w:rsidR="00CE4D1F" w:rsidRDefault="00383D97">
      <w:pPr>
        <w:ind w:left="221"/>
        <w:jc w:val="left"/>
      </w:pPr>
      <w:r>
        <w:rPr>
          <w:b/>
        </w:rPr>
        <w:t>4</w:t>
      </w:r>
      <w:r>
        <w:t xml:space="preserve">) </w:t>
      </w:r>
      <w:r>
        <w:rPr>
          <w:b/>
        </w:rPr>
        <w:t>Save Newly Edited Information</w:t>
      </w:r>
    </w:p>
    <w:p w14:paraId="1EE39687" w14:textId="77777777" w:rsidR="00CE4D1F" w:rsidRDefault="00383D97">
      <w:pPr>
        <w:spacing w:after="3" w:line="265" w:lineRule="auto"/>
        <w:ind w:left="10" w:right="-15"/>
        <w:jc w:val="right"/>
      </w:pPr>
      <w:r>
        <w:t xml:space="preserve">Click </w:t>
      </w:r>
      <w:proofErr w:type="gramStart"/>
      <w:r>
        <w:t>the ”Save</w:t>
      </w:r>
      <w:proofErr w:type="gramEnd"/>
      <w:r>
        <w:t>” button to permanently save the changes you have made to the Contact.</w:t>
      </w:r>
    </w:p>
    <w:p w14:paraId="1C127450" w14:textId="77777777" w:rsidR="00CE4D1F" w:rsidRDefault="00383D97">
      <w:pPr>
        <w:pStyle w:val="Heading4"/>
        <w:ind w:left="221"/>
      </w:pPr>
      <w:r>
        <w:t>5</w:t>
      </w:r>
      <w:r>
        <w:rPr>
          <w:b w:val="0"/>
        </w:rPr>
        <w:t xml:space="preserve">) </w:t>
      </w:r>
      <w:r>
        <w:t>Close Window</w:t>
      </w:r>
    </w:p>
    <w:p w14:paraId="0B04EE8B" w14:textId="77777777" w:rsidR="00CE4D1F" w:rsidRDefault="00383D97">
      <w:pPr>
        <w:ind w:left="540"/>
      </w:pPr>
      <w:r>
        <w:t xml:space="preserve">Once you are done with saving the contact information, click </w:t>
      </w:r>
      <w:proofErr w:type="gramStart"/>
      <w:r>
        <w:t>the ”Close</w:t>
      </w:r>
      <w:proofErr w:type="gramEnd"/>
      <w:r>
        <w:t xml:space="preserve">” button. This will remove the Contact window from view. If you haven’t clicked </w:t>
      </w:r>
      <w:proofErr w:type="gramStart"/>
      <w:r>
        <w:t>the ”Save</w:t>
      </w:r>
      <w:proofErr w:type="gramEnd"/>
      <w:r>
        <w:t>” button before this step a dialog box will appear asking you if you want to Save t</w:t>
      </w:r>
      <w:r>
        <w:t xml:space="preserve">he changes you have made or </w:t>
      </w:r>
      <w:ins w:id="42" w:author="Haley Whitman" w:date="2017-02-02T18:34:00Z">
        <w:r w:rsidR="00CE59FB">
          <w:t xml:space="preserve">to </w:t>
        </w:r>
      </w:ins>
      <w:r>
        <w:t>Discard them.</w:t>
      </w:r>
    </w:p>
    <w:p w14:paraId="573FF6ED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lastRenderedPageBreak/>
        <w:drawing>
          <wp:inline distT="0" distB="0" distL="0" distR="0" wp14:anchorId="205B4DDD" wp14:editId="69C6C7C3">
            <wp:extent cx="3163061" cy="2252909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3061" cy="22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749" w14:textId="77777777" w:rsidR="00CE4D1F" w:rsidRDefault="00383D97">
      <w:pPr>
        <w:spacing w:after="0"/>
        <w:ind w:left="10"/>
        <w:jc w:val="center"/>
      </w:pPr>
      <w:r>
        <w:t>Figure 12: Prompt to Save</w:t>
      </w:r>
      <w:r>
        <w:br w:type="page"/>
      </w:r>
    </w:p>
    <w:p w14:paraId="717FE8A7" w14:textId="77777777" w:rsidR="00CE4D1F" w:rsidRDefault="00383D97">
      <w:pPr>
        <w:pStyle w:val="Heading1"/>
        <w:tabs>
          <w:tab w:val="center" w:pos="1754"/>
        </w:tabs>
        <w:ind w:left="-15" w:firstLine="0"/>
      </w:pPr>
      <w:bookmarkStart w:id="43" w:name="_Toc11555"/>
      <w:r>
        <w:lastRenderedPageBreak/>
        <w:t>6</w:t>
      </w:r>
      <w:r>
        <w:tab/>
        <w:t>Deleting Contacts</w:t>
      </w:r>
      <w:bookmarkEnd w:id="43"/>
    </w:p>
    <w:p w14:paraId="530D4667" w14:textId="77777777" w:rsidR="00CE4D1F" w:rsidRDefault="00383D97">
      <w:pPr>
        <w:pStyle w:val="Heading2"/>
        <w:tabs>
          <w:tab w:val="center" w:pos="1164"/>
        </w:tabs>
        <w:ind w:left="-15" w:firstLine="0"/>
      </w:pPr>
      <w:bookmarkStart w:id="44" w:name="_Toc11556"/>
      <w:r>
        <w:t>6.1</w:t>
      </w:r>
      <w:r>
        <w:tab/>
        <w:t>Overview</w:t>
      </w:r>
      <w:bookmarkEnd w:id="44"/>
    </w:p>
    <w:p w14:paraId="3F52C173" w14:textId="77777777" w:rsidR="00CE4D1F" w:rsidRDefault="00383D97">
      <w:pPr>
        <w:spacing w:after="322"/>
        <w:ind w:left="10"/>
      </w:pPr>
      <w:r>
        <w:t xml:space="preserve">If you wish to remove a Contact completely from your Address </w:t>
      </w:r>
      <w:proofErr w:type="gramStart"/>
      <w:r>
        <w:t>Book</w:t>
      </w:r>
      <w:proofErr w:type="gramEnd"/>
      <w:r>
        <w:t xml:space="preserve"> follow the steps below.</w:t>
      </w:r>
    </w:p>
    <w:p w14:paraId="64D41F0F" w14:textId="77777777" w:rsidR="00CE4D1F" w:rsidRDefault="00383D97">
      <w:pPr>
        <w:pStyle w:val="Heading2"/>
        <w:tabs>
          <w:tab w:val="center" w:pos="1217"/>
        </w:tabs>
        <w:ind w:left="-15" w:firstLine="0"/>
      </w:pPr>
      <w:bookmarkStart w:id="45" w:name="_Toc11557"/>
      <w:r>
        <w:t>6.2</w:t>
      </w:r>
      <w:r>
        <w:tab/>
        <w:t>Procedure</w:t>
      </w:r>
      <w:bookmarkEnd w:id="45"/>
    </w:p>
    <w:p w14:paraId="38B86AD3" w14:textId="77777777" w:rsidR="00CE4D1F" w:rsidRDefault="00383D97">
      <w:pPr>
        <w:ind w:left="221"/>
        <w:jc w:val="left"/>
      </w:pPr>
      <w:r>
        <w:rPr>
          <w:b/>
        </w:rPr>
        <w:t>1</w:t>
      </w:r>
      <w:r>
        <w:t xml:space="preserve">) </w:t>
      </w:r>
      <w:r>
        <w:rPr>
          <w:b/>
        </w:rPr>
        <w:t>Select Contact for Editing</w:t>
      </w:r>
    </w:p>
    <w:p w14:paraId="15E6FB78" w14:textId="77777777" w:rsidR="00CE4D1F" w:rsidRDefault="00383D97">
      <w:pPr>
        <w:spacing w:after="187"/>
        <w:ind w:left="540"/>
      </w:pPr>
      <w:r>
        <w:t xml:space="preserve">Complete steps 1, </w:t>
      </w:r>
      <w:r>
        <w:t xml:space="preserve">2, and 3 of </w:t>
      </w:r>
      <w:proofErr w:type="gramStart"/>
      <w:r>
        <w:t>the ”Selecting</w:t>
      </w:r>
      <w:proofErr w:type="gramEnd"/>
      <w:r>
        <w:t xml:space="preserve"> Contacts” section of this handbook.</w:t>
      </w:r>
    </w:p>
    <w:p w14:paraId="5949E3C3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 xml:space="preserve">Click </w:t>
      </w:r>
      <w:proofErr w:type="gramStart"/>
      <w:r>
        <w:t>the ”Delete</w:t>
      </w:r>
      <w:proofErr w:type="gramEnd"/>
      <w:r>
        <w:t>” Button</w:t>
      </w:r>
    </w:p>
    <w:p w14:paraId="02B3A063" w14:textId="77777777" w:rsidR="00CE4D1F" w:rsidRDefault="00383D97">
      <w:pPr>
        <w:spacing w:after="84"/>
        <w:ind w:left="540"/>
      </w:pPr>
      <w:r>
        <w:t xml:space="preserve">You should be looking at the Contact information page. Click </w:t>
      </w:r>
      <w:proofErr w:type="gramStart"/>
      <w:r>
        <w:t>the ”Delete</w:t>
      </w:r>
      <w:proofErr w:type="gramEnd"/>
      <w:r>
        <w:t>” button. Once you have clicked the Delete button a dialogue box should appear asking if you are sure about your decision to delete. If you are sure</w:t>
      </w:r>
      <w:ins w:id="46" w:author="Haley Whitman" w:date="2017-02-02T18:35:00Z">
        <w:r w:rsidR="00CE59FB">
          <w:t>,</w:t>
        </w:r>
      </w:ins>
      <w:r>
        <w:t xml:space="preserve"> </w:t>
      </w:r>
      <w:proofErr w:type="gramStart"/>
      <w:r>
        <w:t>click ”Yes</w:t>
      </w:r>
      <w:proofErr w:type="gramEnd"/>
      <w:r>
        <w:t>”, if not</w:t>
      </w:r>
      <w:ins w:id="47" w:author="Haley Whitman" w:date="2017-02-02T18:35:00Z">
        <w:r w:rsidR="00CE59FB">
          <w:t>,</w:t>
        </w:r>
      </w:ins>
      <w:r>
        <w:t xml:space="preserve"> click ”No”.</w:t>
      </w:r>
    </w:p>
    <w:p w14:paraId="401CA2B3" w14:textId="77777777" w:rsidR="00CE4D1F" w:rsidRDefault="00383D97">
      <w:pPr>
        <w:ind w:left="540"/>
      </w:pPr>
      <w:r>
        <w:t>Aft</w:t>
      </w:r>
      <w:r>
        <w:t xml:space="preserve">er you </w:t>
      </w:r>
      <w:proofErr w:type="gramStart"/>
      <w:r>
        <w:t>select ”Yes</w:t>
      </w:r>
      <w:proofErr w:type="gramEnd"/>
      <w:r>
        <w:t xml:space="preserve">” the Contact information window will disappear from view. If you </w:t>
      </w:r>
      <w:proofErr w:type="gramStart"/>
      <w:r>
        <w:t>selected ”No</w:t>
      </w:r>
      <w:proofErr w:type="gramEnd"/>
      <w:r>
        <w:t>” you will have to follow the normal procedure of closing the window detailed in previous sections to remove the Contact Information from view.</w:t>
      </w:r>
      <w:r>
        <w:br w:type="page"/>
      </w:r>
    </w:p>
    <w:p w14:paraId="259A715E" w14:textId="77777777" w:rsidR="00CE4D1F" w:rsidRDefault="00383D97">
      <w:pPr>
        <w:pStyle w:val="Heading1"/>
        <w:tabs>
          <w:tab w:val="center" w:pos="1825"/>
        </w:tabs>
        <w:ind w:left="-15" w:firstLine="0"/>
      </w:pPr>
      <w:bookmarkStart w:id="48" w:name="_Toc11558"/>
      <w:r>
        <w:lastRenderedPageBreak/>
        <w:t>7</w:t>
      </w:r>
      <w:r>
        <w:tab/>
        <w:t>Sort Address Book</w:t>
      </w:r>
      <w:bookmarkEnd w:id="48"/>
    </w:p>
    <w:p w14:paraId="30FBE071" w14:textId="77777777" w:rsidR="00CE4D1F" w:rsidRDefault="00383D97">
      <w:pPr>
        <w:pStyle w:val="Heading2"/>
        <w:tabs>
          <w:tab w:val="center" w:pos="1164"/>
        </w:tabs>
        <w:ind w:left="-15" w:firstLine="0"/>
      </w:pPr>
      <w:bookmarkStart w:id="49" w:name="_Toc11559"/>
      <w:r>
        <w:t>7.1</w:t>
      </w:r>
      <w:r>
        <w:tab/>
        <w:t>Overview</w:t>
      </w:r>
      <w:bookmarkEnd w:id="49"/>
    </w:p>
    <w:p w14:paraId="49DE18DB" w14:textId="77777777" w:rsidR="00CE4D1F" w:rsidRDefault="00383D97">
      <w:pPr>
        <w:spacing w:after="323"/>
        <w:ind w:left="10"/>
      </w:pPr>
      <w:r>
        <w:t xml:space="preserve">If you want to see the list of contacts in either </w:t>
      </w:r>
      <w:ins w:id="50" w:author="Haley Whitman" w:date="2017-02-02T18:35:00Z">
        <w:r w:rsidR="00CE59FB">
          <w:t>d</w:t>
        </w:r>
      </w:ins>
      <w:del w:id="51" w:author="Haley Whitman" w:date="2017-02-02T18:35:00Z">
        <w:r w:rsidDel="00CE59FB">
          <w:delText>D</w:delText>
        </w:r>
      </w:del>
      <w:r>
        <w:t xml:space="preserve">escending by last name or </w:t>
      </w:r>
      <w:ins w:id="52" w:author="Haley Whitman" w:date="2017-02-02T18:35:00Z">
        <w:r w:rsidR="00CE59FB">
          <w:t>a</w:t>
        </w:r>
      </w:ins>
      <w:del w:id="53" w:author="Haley Whitman" w:date="2017-02-02T18:35:00Z">
        <w:r w:rsidDel="00CE59FB">
          <w:delText>A</w:delText>
        </w:r>
      </w:del>
      <w:r>
        <w:t xml:space="preserve">scending by </w:t>
      </w:r>
      <w:del w:id="54" w:author="Haley Whitman" w:date="2017-02-02T18:35:00Z">
        <w:r w:rsidDel="00CE59FB">
          <w:delText xml:space="preserve">zip </w:delText>
        </w:r>
      </w:del>
      <w:ins w:id="55" w:author="Haley Whitman" w:date="2017-02-02T18:35:00Z">
        <w:r w:rsidR="00CE59FB">
          <w:t>ZIP</w:t>
        </w:r>
        <w:r w:rsidR="00CE59FB">
          <w:t xml:space="preserve"> </w:t>
        </w:r>
      </w:ins>
      <w:proofErr w:type="gramStart"/>
      <w:r>
        <w:t>code</w:t>
      </w:r>
      <w:proofErr w:type="gramEnd"/>
      <w:r>
        <w:t xml:space="preserve"> then follow these steps.</w:t>
      </w:r>
    </w:p>
    <w:p w14:paraId="686C602C" w14:textId="77777777" w:rsidR="00CE4D1F" w:rsidRDefault="00383D97">
      <w:pPr>
        <w:pStyle w:val="Heading2"/>
        <w:tabs>
          <w:tab w:val="center" w:pos="1217"/>
        </w:tabs>
        <w:ind w:left="-15" w:firstLine="0"/>
      </w:pPr>
      <w:bookmarkStart w:id="56" w:name="_Toc11560"/>
      <w:r>
        <w:t>7.2</w:t>
      </w:r>
      <w:r>
        <w:tab/>
        <w:t>Procedure</w:t>
      </w:r>
      <w:bookmarkEnd w:id="56"/>
    </w:p>
    <w:p w14:paraId="20B2774A" w14:textId="77777777" w:rsidR="00CE4D1F" w:rsidRDefault="00383D97">
      <w:pPr>
        <w:pStyle w:val="Heading4"/>
        <w:ind w:left="221"/>
      </w:pPr>
      <w:r>
        <w:t>1</w:t>
      </w:r>
      <w:r>
        <w:rPr>
          <w:b w:val="0"/>
        </w:rPr>
        <w:t xml:space="preserve">) </w:t>
      </w:r>
      <w:r>
        <w:t>Begin at the Main Page of Non Empty Address Book</w:t>
      </w:r>
    </w:p>
    <w:p w14:paraId="79971CA8" w14:textId="77777777" w:rsidR="00CE4D1F" w:rsidRDefault="00383D97">
      <w:pPr>
        <w:ind w:left="540"/>
      </w:pPr>
      <w:r>
        <w:t>For this feature to work your Add</w:t>
      </w:r>
      <w:r>
        <w:t>ress Book must contain at least two Contacts.</w:t>
      </w:r>
    </w:p>
    <w:p w14:paraId="353363E0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09EA71B0" wp14:editId="02182B5B">
            <wp:extent cx="3163153" cy="2448669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522F" w14:textId="77777777" w:rsidR="00CE4D1F" w:rsidRDefault="00383D97">
      <w:pPr>
        <w:spacing w:after="333"/>
        <w:ind w:left="10"/>
        <w:jc w:val="center"/>
      </w:pPr>
      <w:r>
        <w:t>Figure 13: Full Main Page</w:t>
      </w:r>
    </w:p>
    <w:p w14:paraId="6EDC8553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>Order by Last Name</w:t>
      </w:r>
    </w:p>
    <w:p w14:paraId="1CF3C075" w14:textId="77777777" w:rsidR="00CE4D1F" w:rsidRDefault="00383D97">
      <w:pPr>
        <w:spacing w:after="188"/>
        <w:ind w:left="540"/>
        <w:rPr>
          <w:ins w:id="57" w:author="Haley Whitman" w:date="2017-02-02T18:36:00Z"/>
        </w:rPr>
      </w:pPr>
      <w:r>
        <w:t xml:space="preserve">Click the button that </w:t>
      </w:r>
      <w:proofErr w:type="gramStart"/>
      <w:r>
        <w:t>says ”Order</w:t>
      </w:r>
      <w:proofErr w:type="gramEnd"/>
      <w:r>
        <w:t xml:space="preserve"> by Last Name”. Once selected you will see the ordering change as long as it wasn’t in that order before.</w:t>
      </w:r>
    </w:p>
    <w:p w14:paraId="4E2B135B" w14:textId="77777777" w:rsidR="00CE59FB" w:rsidRDefault="00CE59FB">
      <w:pPr>
        <w:spacing w:after="188"/>
        <w:ind w:left="540"/>
      </w:pPr>
      <w:ins w:id="58" w:author="Haley Whitman" w:date="2017-02-02T18:36:00Z">
        <w:r>
          <w:t xml:space="preserve">There is no button, it is “Sort </w:t>
        </w:r>
        <w:proofErr w:type="gramStart"/>
        <w:r>
          <w:t>By</w:t>
        </w:r>
        <w:proofErr w:type="gramEnd"/>
        <w:r>
          <w:t>” and radio buttons.</w:t>
        </w:r>
      </w:ins>
    </w:p>
    <w:p w14:paraId="65927581" w14:textId="77777777" w:rsidR="00CE4D1F" w:rsidRDefault="00383D97">
      <w:pPr>
        <w:pStyle w:val="Heading4"/>
        <w:ind w:left="221"/>
      </w:pPr>
      <w:r>
        <w:t>3</w:t>
      </w:r>
      <w:r>
        <w:rPr>
          <w:b w:val="0"/>
        </w:rPr>
        <w:t xml:space="preserve">) </w:t>
      </w:r>
      <w:r>
        <w:t>Order by Zip Code</w:t>
      </w:r>
    </w:p>
    <w:p w14:paraId="3EB2C1D6" w14:textId="77777777" w:rsidR="00CE4D1F" w:rsidRDefault="00383D97">
      <w:pPr>
        <w:ind w:left="540"/>
        <w:rPr>
          <w:ins w:id="59" w:author="Haley Whitman" w:date="2017-02-02T18:36:00Z"/>
        </w:rPr>
      </w:pPr>
      <w:r>
        <w:t xml:space="preserve">Click the button that </w:t>
      </w:r>
      <w:proofErr w:type="gramStart"/>
      <w:r>
        <w:t>says ”Order</w:t>
      </w:r>
      <w:proofErr w:type="gramEnd"/>
      <w:r>
        <w:t xml:space="preserve"> by Zip Code”. Once selected you will see the ordering change as long as it wasn’t in that order before.</w:t>
      </w:r>
    </w:p>
    <w:p w14:paraId="6AC2FEC3" w14:textId="77777777" w:rsidR="00CE59FB" w:rsidRDefault="00CE59FB" w:rsidP="00CE59FB">
      <w:pPr>
        <w:spacing w:after="188"/>
        <w:ind w:left="540"/>
        <w:rPr>
          <w:ins w:id="60" w:author="Haley Whitman" w:date="2017-02-02T18:36:00Z"/>
        </w:rPr>
      </w:pPr>
      <w:ins w:id="61" w:author="Haley Whitman" w:date="2017-02-02T18:36:00Z">
        <w:r>
          <w:t xml:space="preserve">There is no button, it is “Sort </w:t>
        </w:r>
        <w:proofErr w:type="gramStart"/>
        <w:r>
          <w:t>By</w:t>
        </w:r>
        <w:proofErr w:type="gramEnd"/>
        <w:r>
          <w:t>” and radio buttons.</w:t>
        </w:r>
      </w:ins>
    </w:p>
    <w:p w14:paraId="55B47EBE" w14:textId="77777777" w:rsidR="00CE59FB" w:rsidRDefault="00CE59FB">
      <w:pPr>
        <w:ind w:left="540"/>
      </w:pPr>
    </w:p>
    <w:p w14:paraId="086F1B30" w14:textId="77777777" w:rsidR="00CE4D1F" w:rsidRDefault="00383D97">
      <w:pPr>
        <w:pStyle w:val="Heading1"/>
        <w:tabs>
          <w:tab w:val="center" w:pos="949"/>
        </w:tabs>
        <w:ind w:left="-15" w:firstLine="0"/>
      </w:pPr>
      <w:bookmarkStart w:id="62" w:name="_Toc11561"/>
      <w:r>
        <w:t>8</w:t>
      </w:r>
      <w:r>
        <w:tab/>
        <w:t>Search</w:t>
      </w:r>
      <w:bookmarkEnd w:id="62"/>
    </w:p>
    <w:p w14:paraId="2972C3F3" w14:textId="77777777" w:rsidR="00CE4D1F" w:rsidRDefault="00383D97">
      <w:pPr>
        <w:pStyle w:val="Heading2"/>
        <w:tabs>
          <w:tab w:val="center" w:pos="1164"/>
        </w:tabs>
        <w:ind w:left="-15" w:firstLine="0"/>
      </w:pPr>
      <w:bookmarkStart w:id="63" w:name="_Toc11562"/>
      <w:r>
        <w:t>8.1</w:t>
      </w:r>
      <w:r>
        <w:tab/>
        <w:t>Overview</w:t>
      </w:r>
      <w:bookmarkEnd w:id="63"/>
    </w:p>
    <w:p w14:paraId="32D40E01" w14:textId="77777777" w:rsidR="00CE4D1F" w:rsidRDefault="00383D97">
      <w:pPr>
        <w:spacing w:after="323"/>
        <w:ind w:left="10"/>
      </w:pPr>
      <w:r>
        <w:t>If you would like to find a specific Contact without scrolling through the list of them follow t</w:t>
      </w:r>
      <w:r>
        <w:t>he procedure below.</w:t>
      </w:r>
    </w:p>
    <w:p w14:paraId="0C2A1635" w14:textId="77777777" w:rsidR="00CE4D1F" w:rsidRDefault="00383D97">
      <w:pPr>
        <w:pStyle w:val="Heading2"/>
        <w:tabs>
          <w:tab w:val="center" w:pos="1217"/>
        </w:tabs>
        <w:ind w:left="-15" w:firstLine="0"/>
      </w:pPr>
      <w:bookmarkStart w:id="64" w:name="_Toc11563"/>
      <w:r>
        <w:t>8.2</w:t>
      </w:r>
      <w:r>
        <w:tab/>
        <w:t>Procedure</w:t>
      </w:r>
      <w:bookmarkEnd w:id="64"/>
    </w:p>
    <w:p w14:paraId="45A29A90" w14:textId="77777777" w:rsidR="00CE4D1F" w:rsidRDefault="00383D97">
      <w:pPr>
        <w:pStyle w:val="Heading4"/>
        <w:ind w:left="221"/>
      </w:pPr>
      <w:r>
        <w:t>1</w:t>
      </w:r>
      <w:r>
        <w:rPr>
          <w:b w:val="0"/>
        </w:rPr>
        <w:t xml:space="preserve">) </w:t>
      </w:r>
      <w:r>
        <w:t>Begin at the Main Page of Non Empty Address Book</w:t>
      </w:r>
    </w:p>
    <w:p w14:paraId="0A105FB5" w14:textId="77777777" w:rsidR="00CE4D1F" w:rsidRDefault="00383D97">
      <w:pPr>
        <w:ind w:left="540"/>
      </w:pPr>
      <w:r>
        <w:t>For this feature to work your Address Book must contain at least two Contacts.</w:t>
      </w:r>
    </w:p>
    <w:p w14:paraId="31344A9E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lastRenderedPageBreak/>
        <w:drawing>
          <wp:inline distT="0" distB="0" distL="0" distR="0" wp14:anchorId="7444014C" wp14:editId="6FF2A623">
            <wp:extent cx="3163153" cy="2448669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B27" w14:textId="77777777" w:rsidR="00CE4D1F" w:rsidRDefault="00383D97">
      <w:pPr>
        <w:spacing w:after="333"/>
        <w:ind w:left="10"/>
        <w:jc w:val="center"/>
      </w:pPr>
      <w:r>
        <w:t>Figure 14: Full Main Page</w:t>
      </w:r>
    </w:p>
    <w:p w14:paraId="53F8B325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>Find the Search Bar</w:t>
      </w:r>
    </w:p>
    <w:p w14:paraId="06FD7354" w14:textId="77777777" w:rsidR="00CE4D1F" w:rsidRDefault="00383D97">
      <w:pPr>
        <w:ind w:left="540"/>
      </w:pPr>
      <w:r>
        <w:t>On the page there will be a field where you can make entries.</w:t>
      </w:r>
    </w:p>
    <w:p w14:paraId="443E0BAC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4ADC8247" wp14:editId="087EB77C">
            <wp:extent cx="3163151" cy="646534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3151" cy="6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9B21" w14:textId="77777777" w:rsidR="00CE4D1F" w:rsidRDefault="00383D97">
      <w:pPr>
        <w:spacing w:after="333"/>
        <w:ind w:left="10"/>
        <w:jc w:val="center"/>
      </w:pPr>
      <w:r>
        <w:t>Figure 15: Search Bar</w:t>
      </w:r>
    </w:p>
    <w:p w14:paraId="4B160C11" w14:textId="77777777" w:rsidR="00CE4D1F" w:rsidRDefault="00CE4D1F">
      <w:pPr>
        <w:sectPr w:rsidR="00CE4D1F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1444" w:right="1440" w:bottom="1952" w:left="1440" w:header="720" w:footer="720" w:gutter="0"/>
          <w:pgNumType w:start="0"/>
          <w:cols w:space="720"/>
          <w:titlePg/>
        </w:sectPr>
      </w:pPr>
    </w:p>
    <w:p w14:paraId="27D9C22B" w14:textId="77777777" w:rsidR="00CE4D1F" w:rsidRDefault="00383D97">
      <w:pPr>
        <w:pStyle w:val="Heading4"/>
        <w:ind w:left="329"/>
      </w:pPr>
      <w:r>
        <w:lastRenderedPageBreak/>
        <w:t>Enter Your Search</w:t>
      </w:r>
    </w:p>
    <w:p w14:paraId="67FAA4DD" w14:textId="77777777" w:rsidR="00CE4D1F" w:rsidRDefault="00383D97">
      <w:pPr>
        <w:spacing w:after="0" w:line="252" w:lineRule="auto"/>
        <w:ind w:left="319" w:firstLine="0"/>
        <w:jc w:val="left"/>
      </w:pPr>
      <w:r>
        <w:t xml:space="preserve">In the text entry field enter anything related to the Contact you wish to view. Once you type your query, </w:t>
      </w:r>
      <w:proofErr w:type="gramStart"/>
      <w:r>
        <w:t>click ”Search</w:t>
      </w:r>
      <w:proofErr w:type="gramEnd"/>
      <w:r>
        <w:t xml:space="preserve">”. If </w:t>
      </w:r>
      <w:del w:id="65" w:author="Haley Whitman" w:date="2017-02-02T18:37:00Z">
        <w:r w:rsidDel="00CE59FB">
          <w:delText>t</w:delText>
        </w:r>
        <w:r w:rsidDel="00CE59FB">
          <w:delText>h</w:delText>
        </w:r>
        <w:r w:rsidDel="00CE59FB">
          <w:delText>e</w:delText>
        </w:r>
        <w:r w:rsidDel="00CE59FB">
          <w:delText>r</w:delText>
        </w:r>
      </w:del>
      <w:del w:id="66" w:author="Haley Whitman" w:date="2017-02-02T18:36:00Z">
        <w:r w:rsidDel="00CE59FB">
          <w:delText>e</w:delText>
        </w:r>
        <w:r w:rsidDel="00CE59FB">
          <w:delText xml:space="preserve"> </w:delText>
        </w:r>
        <w:r w:rsidDel="00CE59FB">
          <w:delText>a</w:delText>
        </w:r>
        <w:r w:rsidDel="00CE59FB">
          <w:delText>r</w:delText>
        </w:r>
        <w:r w:rsidDel="00CE59FB">
          <w:delText>e</w:delText>
        </w:r>
        <w:r w:rsidDel="00CE59FB">
          <w:delText xml:space="preserve"> </w:delText>
        </w:r>
      </w:del>
      <w:r>
        <w:t>any contacts matc</w:t>
      </w:r>
      <w:r>
        <w:t>h</w:t>
      </w:r>
      <w:del w:id="67" w:author="Haley Whitman" w:date="2017-02-02T18:37:00Z">
        <w:r w:rsidDel="00CE59FB">
          <w:delText>i</w:delText>
        </w:r>
        <w:r w:rsidDel="00CE59FB">
          <w:delText>n</w:delText>
        </w:r>
        <w:r w:rsidDel="00CE59FB">
          <w:delText>g</w:delText>
        </w:r>
      </w:del>
      <w:r>
        <w:t xml:space="preserve"> your query they will present themselves in the scroll box.</w:t>
      </w:r>
    </w:p>
    <w:p w14:paraId="1593A9CC" w14:textId="77777777" w:rsidR="00CE4D1F" w:rsidRDefault="00383D97">
      <w:pPr>
        <w:spacing w:after="307"/>
        <w:ind w:left="1796" w:firstLine="0"/>
        <w:jc w:val="left"/>
      </w:pPr>
      <w:r>
        <w:rPr>
          <w:noProof/>
        </w:rPr>
        <w:drawing>
          <wp:inline distT="0" distB="0" distL="0" distR="0" wp14:anchorId="0051D3C9" wp14:editId="5E368149">
            <wp:extent cx="3163175" cy="2452506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3175" cy="24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C615" w14:textId="77777777" w:rsidR="00CE4D1F" w:rsidRDefault="00383D97">
      <w:pPr>
        <w:spacing w:after="333"/>
        <w:ind w:left="10" w:right="226"/>
        <w:jc w:val="center"/>
      </w:pPr>
      <w:r>
        <w:t>Figure 16: Search Results</w:t>
      </w:r>
    </w:p>
    <w:p w14:paraId="75ECFEB3" w14:textId="77777777" w:rsidR="00CE4D1F" w:rsidRDefault="00383D97">
      <w:pPr>
        <w:pStyle w:val="Heading4"/>
      </w:pPr>
      <w:r>
        <w:t>4</w:t>
      </w:r>
      <w:r>
        <w:rPr>
          <w:b w:val="0"/>
        </w:rPr>
        <w:t xml:space="preserve">) </w:t>
      </w:r>
      <w:r>
        <w:t>Getting Out of Your Results</w:t>
      </w:r>
    </w:p>
    <w:p w14:paraId="1FF40886" w14:textId="77777777" w:rsidR="00CE4D1F" w:rsidRDefault="00383D97">
      <w:pPr>
        <w:ind w:left="329"/>
      </w:pPr>
      <w:r>
        <w:t xml:space="preserve">To go back to the main page with all your Contacts clear the Search bar of text and </w:t>
      </w:r>
      <w:proofErr w:type="gramStart"/>
      <w:r>
        <w:t>click ”Search</w:t>
      </w:r>
      <w:proofErr w:type="gramEnd"/>
      <w:r>
        <w:t>”.</w:t>
      </w:r>
      <w:r>
        <w:br w:type="page"/>
      </w:r>
    </w:p>
    <w:p w14:paraId="6FF7BAF1" w14:textId="77777777" w:rsidR="00CE4D1F" w:rsidRDefault="00383D97">
      <w:pPr>
        <w:pStyle w:val="Heading1"/>
        <w:tabs>
          <w:tab w:val="center" w:pos="2141"/>
        </w:tabs>
        <w:ind w:left="-15" w:firstLine="0"/>
      </w:pPr>
      <w:bookmarkStart w:id="68" w:name="_Toc11564"/>
      <w:r>
        <w:lastRenderedPageBreak/>
        <w:t>9</w:t>
      </w:r>
      <w:r>
        <w:tab/>
        <w:t>Create New Address Book</w:t>
      </w:r>
      <w:bookmarkEnd w:id="68"/>
    </w:p>
    <w:p w14:paraId="0DCBAD95" w14:textId="77777777" w:rsidR="00CE4D1F" w:rsidRDefault="00383D97">
      <w:pPr>
        <w:pStyle w:val="Heading2"/>
        <w:tabs>
          <w:tab w:val="center" w:pos="938"/>
        </w:tabs>
        <w:ind w:left="-15" w:firstLine="0"/>
      </w:pPr>
      <w:bookmarkStart w:id="69" w:name="_Toc11565"/>
      <w:r>
        <w:t>9.1</w:t>
      </w:r>
      <w:r>
        <w:tab/>
        <w:t>Overview</w:t>
      </w:r>
      <w:bookmarkEnd w:id="69"/>
    </w:p>
    <w:p w14:paraId="59CEF4AF" w14:textId="77777777" w:rsidR="00CE4D1F" w:rsidRDefault="00383D97">
      <w:pPr>
        <w:spacing w:after="323"/>
        <w:ind w:left="10"/>
      </w:pPr>
      <w:r>
        <w:t xml:space="preserve">When you first launch the Address Book application you will always open up to </w:t>
      </w:r>
      <w:proofErr w:type="gramStart"/>
      <w:r>
        <w:t>a ”New</w:t>
      </w:r>
      <w:proofErr w:type="gramEnd"/>
      <w:r>
        <w:t>” ad</w:t>
      </w:r>
      <w:r>
        <w:t xml:space="preserve">dress book. If you would like to create a new address book when you have an existing address book already </w:t>
      </w:r>
      <w:proofErr w:type="gramStart"/>
      <w:r>
        <w:t>open</w:t>
      </w:r>
      <w:proofErr w:type="gramEnd"/>
      <w:r>
        <w:t xml:space="preserve"> follow this procedure.</w:t>
      </w:r>
    </w:p>
    <w:p w14:paraId="738DC951" w14:textId="77777777" w:rsidR="00CE4D1F" w:rsidRDefault="00383D97">
      <w:pPr>
        <w:pStyle w:val="Heading2"/>
        <w:tabs>
          <w:tab w:val="center" w:pos="991"/>
        </w:tabs>
        <w:ind w:left="-15" w:firstLine="0"/>
      </w:pPr>
      <w:bookmarkStart w:id="70" w:name="_Toc11566"/>
      <w:r>
        <w:t>9.2</w:t>
      </w:r>
      <w:r>
        <w:tab/>
        <w:t>Procedure</w:t>
      </w:r>
      <w:bookmarkEnd w:id="70"/>
    </w:p>
    <w:p w14:paraId="21713046" w14:textId="77777777" w:rsidR="00CE4D1F" w:rsidRDefault="00383D97">
      <w:pPr>
        <w:ind w:left="545" w:right="2926" w:hanging="319"/>
      </w:pPr>
      <w:r>
        <w:rPr>
          <w:b/>
        </w:rPr>
        <w:t>1</w:t>
      </w:r>
      <w:r>
        <w:t xml:space="preserve">) </w:t>
      </w:r>
      <w:r>
        <w:rPr>
          <w:b/>
        </w:rPr>
        <w:t xml:space="preserve">Begin at the Main Page of the Address Book </w:t>
      </w:r>
      <w:r>
        <w:t>Make sure you are at the Main page of the Address Book.</w:t>
      </w:r>
    </w:p>
    <w:p w14:paraId="0E55AD0C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6C0AC15C" wp14:editId="73A8C79A">
            <wp:extent cx="3163153" cy="2448669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6102" w14:textId="77777777" w:rsidR="00CE4D1F" w:rsidRDefault="00383D97">
      <w:pPr>
        <w:spacing w:after="333"/>
        <w:ind w:left="10"/>
        <w:jc w:val="center"/>
      </w:pPr>
      <w:r>
        <w:t>Figure 17: Full Main Page</w:t>
      </w:r>
    </w:p>
    <w:p w14:paraId="2C822D52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>Select the File Menu</w:t>
      </w:r>
    </w:p>
    <w:p w14:paraId="191160FB" w14:textId="77777777" w:rsidR="00CE4D1F" w:rsidRDefault="00383D97">
      <w:pPr>
        <w:ind w:left="540"/>
      </w:pPr>
      <w:r>
        <w:t xml:space="preserve">At the top of the Main page window there will be a button </w:t>
      </w:r>
      <w:bookmarkStart w:id="71" w:name="_GoBack"/>
      <w:bookmarkEnd w:id="71"/>
      <w:del w:id="72" w:author="Haley Whitman" w:date="2017-02-02T18:41:00Z">
        <w:r w:rsidDel="00DB1825">
          <w:delText>t</w:delText>
        </w:r>
        <w:r w:rsidDel="00DB1825">
          <w:delText>h</w:delText>
        </w:r>
        <w:r w:rsidDel="00DB1825">
          <w:delText>a</w:delText>
        </w:r>
        <w:r w:rsidDel="00DB1825">
          <w:delText>t</w:delText>
        </w:r>
        <w:r w:rsidDel="00DB1825">
          <w:delText xml:space="preserve"> </w:delText>
        </w:r>
        <w:r w:rsidDel="00DB1825">
          <w:delText>r</w:delText>
        </w:r>
        <w:r w:rsidDel="00DB1825">
          <w:delText>e</w:delText>
        </w:r>
        <w:r w:rsidDel="00DB1825">
          <w:delText>a</w:delText>
        </w:r>
        <w:r w:rsidDel="00DB1825">
          <w:delText>d</w:delText>
        </w:r>
        <w:r w:rsidDel="00DB1825">
          <w:delText>s</w:delText>
        </w:r>
      </w:del>
      <w:r>
        <w:t xml:space="preserve"> ”File”. Select it and a menu will pop open.</w:t>
      </w:r>
    </w:p>
    <w:p w14:paraId="4AC24DE2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2CFE4F6A" wp14:editId="333961B6">
            <wp:extent cx="3163191" cy="2211762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3191" cy="22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A2A2" w14:textId="77777777" w:rsidR="00CE4D1F" w:rsidRDefault="00383D97">
      <w:pPr>
        <w:spacing w:after="333"/>
        <w:ind w:left="10"/>
        <w:jc w:val="center"/>
      </w:pPr>
      <w:r>
        <w:t>Figure 18: File Menu</w:t>
      </w:r>
    </w:p>
    <w:p w14:paraId="0095D7EE" w14:textId="77777777" w:rsidR="00CE4D1F" w:rsidRDefault="00383D97">
      <w:pPr>
        <w:pStyle w:val="Heading4"/>
      </w:pPr>
      <w:proofErr w:type="gramStart"/>
      <w:r>
        <w:lastRenderedPageBreak/>
        <w:t>Select ”New</w:t>
      </w:r>
      <w:proofErr w:type="gramEnd"/>
      <w:r>
        <w:t>”</w:t>
      </w:r>
    </w:p>
    <w:p w14:paraId="0F8965FC" w14:textId="77777777" w:rsidR="00CE4D1F" w:rsidRDefault="00383D97">
      <w:pPr>
        <w:ind w:left="10"/>
      </w:pPr>
      <w:r>
        <w:t xml:space="preserve">Click </w:t>
      </w:r>
      <w:proofErr w:type="gramStart"/>
      <w:r>
        <w:t>the ”New</w:t>
      </w:r>
      <w:proofErr w:type="gramEnd"/>
      <w:r>
        <w:t>” option in the menu. This will create a bl</w:t>
      </w:r>
      <w:r>
        <w:t>ank Address Book in another window.</w:t>
      </w:r>
    </w:p>
    <w:p w14:paraId="251A2195" w14:textId="77777777" w:rsidR="00CE4D1F" w:rsidRDefault="00383D97">
      <w:pPr>
        <w:spacing w:after="307"/>
        <w:ind w:left="1477" w:firstLine="0"/>
        <w:jc w:val="left"/>
      </w:pPr>
      <w:r>
        <w:rPr>
          <w:noProof/>
        </w:rPr>
        <w:drawing>
          <wp:inline distT="0" distB="0" distL="0" distR="0" wp14:anchorId="3B66528B" wp14:editId="5F7966A7">
            <wp:extent cx="3163223" cy="1804660"/>
            <wp:effectExtent l="0" t="0" r="0" b="0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3223" cy="1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1679" w14:textId="77777777" w:rsidR="00CE4D1F" w:rsidRDefault="00383D97">
      <w:pPr>
        <w:spacing w:after="98"/>
        <w:ind w:left="10" w:right="546"/>
        <w:jc w:val="center"/>
      </w:pPr>
      <w:r>
        <w:t>Figure 19: Select New</w:t>
      </w:r>
    </w:p>
    <w:p w14:paraId="37761123" w14:textId="77777777" w:rsidR="00CE4D1F" w:rsidRDefault="00383D97">
      <w:pPr>
        <w:spacing w:after="307"/>
        <w:ind w:left="1477" w:firstLine="0"/>
        <w:jc w:val="left"/>
      </w:pPr>
      <w:r>
        <w:rPr>
          <w:noProof/>
        </w:rPr>
        <w:drawing>
          <wp:inline distT="0" distB="0" distL="0" distR="0" wp14:anchorId="4F63EB6F" wp14:editId="474BE833">
            <wp:extent cx="3163113" cy="2653716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3113" cy="26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409C" w14:textId="77777777" w:rsidR="00CE4D1F" w:rsidRDefault="00383D97">
      <w:pPr>
        <w:spacing w:after="274"/>
        <w:ind w:left="10" w:right="546"/>
        <w:jc w:val="center"/>
      </w:pPr>
      <w:r>
        <w:t>Figure 20: New Address Book</w:t>
      </w:r>
    </w:p>
    <w:p w14:paraId="04C772CC" w14:textId="77777777" w:rsidR="00CE4D1F" w:rsidRDefault="00383D97">
      <w:pPr>
        <w:ind w:left="10"/>
      </w:pPr>
      <w:r>
        <w:t>Now you can use your New Address Book.</w:t>
      </w:r>
    </w:p>
    <w:p w14:paraId="728BB294" w14:textId="77777777" w:rsidR="00CE4D1F" w:rsidRDefault="00383D97">
      <w:pPr>
        <w:pStyle w:val="Heading1"/>
        <w:tabs>
          <w:tab w:val="center" w:pos="2295"/>
        </w:tabs>
        <w:ind w:left="-15" w:firstLine="0"/>
      </w:pPr>
      <w:bookmarkStart w:id="73" w:name="_Toc11567"/>
      <w:r>
        <w:t>10</w:t>
      </w:r>
      <w:r>
        <w:tab/>
        <w:t>Save Address Book to File</w:t>
      </w:r>
      <w:bookmarkEnd w:id="73"/>
    </w:p>
    <w:p w14:paraId="744ED9FD" w14:textId="77777777" w:rsidR="00CE4D1F" w:rsidRDefault="00383D97">
      <w:pPr>
        <w:pStyle w:val="Heading2"/>
        <w:tabs>
          <w:tab w:val="center" w:pos="1072"/>
        </w:tabs>
        <w:ind w:left="-15" w:firstLine="0"/>
      </w:pPr>
      <w:bookmarkStart w:id="74" w:name="_Toc11568"/>
      <w:r>
        <w:t>10.1</w:t>
      </w:r>
      <w:r>
        <w:tab/>
        <w:t>Overview</w:t>
      </w:r>
      <w:bookmarkEnd w:id="74"/>
    </w:p>
    <w:p w14:paraId="100DB36D" w14:textId="77777777" w:rsidR="00CE4D1F" w:rsidRDefault="00383D97">
      <w:pPr>
        <w:spacing w:after="323"/>
        <w:ind w:left="10"/>
      </w:pPr>
      <w:r>
        <w:t>At some point you will want to save the entire Address Book. The procedure below walks you through how to do so.</w:t>
      </w:r>
    </w:p>
    <w:p w14:paraId="78A92174" w14:textId="77777777" w:rsidR="00CE4D1F" w:rsidRDefault="00383D97">
      <w:pPr>
        <w:pStyle w:val="Heading2"/>
        <w:tabs>
          <w:tab w:val="center" w:pos="1126"/>
        </w:tabs>
        <w:ind w:left="-15" w:firstLine="0"/>
      </w:pPr>
      <w:bookmarkStart w:id="75" w:name="_Toc11569"/>
      <w:r>
        <w:t>10.2</w:t>
      </w:r>
      <w:r>
        <w:tab/>
        <w:t>Procedure</w:t>
      </w:r>
      <w:bookmarkEnd w:id="75"/>
    </w:p>
    <w:p w14:paraId="0B755C93" w14:textId="77777777" w:rsidR="00CE4D1F" w:rsidRDefault="00383D97">
      <w:pPr>
        <w:ind w:left="545" w:right="2926" w:hanging="319"/>
      </w:pPr>
      <w:r>
        <w:rPr>
          <w:b/>
        </w:rPr>
        <w:t>1</w:t>
      </w:r>
      <w:r>
        <w:t xml:space="preserve">) </w:t>
      </w:r>
      <w:r>
        <w:rPr>
          <w:b/>
        </w:rPr>
        <w:t xml:space="preserve">Begin at the Main Page of the Address Book </w:t>
      </w:r>
      <w:r>
        <w:t>Make sure you are at the Main page of the Address Book.</w:t>
      </w:r>
    </w:p>
    <w:p w14:paraId="306D2994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lastRenderedPageBreak/>
        <w:drawing>
          <wp:inline distT="0" distB="0" distL="0" distR="0" wp14:anchorId="4617D56D" wp14:editId="1B639BD4">
            <wp:extent cx="3163153" cy="2448669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D2C1" w14:textId="77777777" w:rsidR="00CE4D1F" w:rsidRDefault="00383D97">
      <w:pPr>
        <w:spacing w:after="333"/>
        <w:ind w:left="10"/>
        <w:jc w:val="center"/>
      </w:pPr>
      <w:r>
        <w:t>Figure 21: Full Main Pag</w:t>
      </w:r>
      <w:r>
        <w:t>e</w:t>
      </w:r>
    </w:p>
    <w:p w14:paraId="5A021499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>Select the File Menu</w:t>
      </w:r>
    </w:p>
    <w:p w14:paraId="1CDD0D4C" w14:textId="77777777" w:rsidR="00CE4D1F" w:rsidRDefault="00383D97">
      <w:pPr>
        <w:ind w:left="540"/>
      </w:pPr>
      <w:r>
        <w:t xml:space="preserve">At the top of the Main page window there will be a button that </w:t>
      </w:r>
      <w:proofErr w:type="gramStart"/>
      <w:r>
        <w:t>reads ”File</w:t>
      </w:r>
      <w:proofErr w:type="gramEnd"/>
      <w:r>
        <w:t>”. Select it and a menu will pop open.</w:t>
      </w:r>
    </w:p>
    <w:p w14:paraId="6753DCAC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575DD6B3" wp14:editId="46028431">
            <wp:extent cx="3163191" cy="2211762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3191" cy="22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97F1" w14:textId="77777777" w:rsidR="00CE4D1F" w:rsidRDefault="00383D97">
      <w:pPr>
        <w:spacing w:after="333"/>
        <w:ind w:left="10"/>
        <w:jc w:val="center"/>
      </w:pPr>
      <w:r>
        <w:t>Figure 22: File Menu</w:t>
      </w:r>
    </w:p>
    <w:p w14:paraId="63E2A9C7" w14:textId="77777777" w:rsidR="00CE4D1F" w:rsidRDefault="00383D97">
      <w:pPr>
        <w:pStyle w:val="Heading4"/>
      </w:pPr>
      <w:proofErr w:type="gramStart"/>
      <w:r>
        <w:t>Select ”Save</w:t>
      </w:r>
      <w:proofErr w:type="gramEnd"/>
      <w:r>
        <w:t>”</w:t>
      </w:r>
    </w:p>
    <w:p w14:paraId="09981E19" w14:textId="77777777" w:rsidR="00CE4D1F" w:rsidRDefault="00383D97">
      <w:pPr>
        <w:ind w:left="10"/>
      </w:pPr>
      <w:r>
        <w:t xml:space="preserve">Click </w:t>
      </w:r>
      <w:proofErr w:type="gramStart"/>
      <w:r>
        <w:t>the ”Save</w:t>
      </w:r>
      <w:proofErr w:type="gramEnd"/>
      <w:r>
        <w:t>” option in the File menu. This feature will Save the Address Boo</w:t>
      </w:r>
      <w:r>
        <w:t xml:space="preserve">k to a predetermined file, the file you opened the Address Book from. After you have </w:t>
      </w:r>
      <w:proofErr w:type="gramStart"/>
      <w:r>
        <w:t>clicked ”Save</w:t>
      </w:r>
      <w:proofErr w:type="gramEnd"/>
      <w:r>
        <w:t>” the Address Book and its entire contents will be safely stored.</w:t>
      </w:r>
    </w:p>
    <w:p w14:paraId="2BC760A7" w14:textId="77777777" w:rsidR="00CE4D1F" w:rsidRDefault="00383D97">
      <w:pPr>
        <w:spacing w:after="307"/>
        <w:ind w:left="1477" w:firstLine="0"/>
        <w:jc w:val="left"/>
      </w:pPr>
      <w:r>
        <w:rPr>
          <w:noProof/>
        </w:rPr>
        <w:lastRenderedPageBreak/>
        <w:drawing>
          <wp:inline distT="0" distB="0" distL="0" distR="0" wp14:anchorId="69962C9B" wp14:editId="413A2A39">
            <wp:extent cx="3163104" cy="1873294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3104" cy="187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A9A8" w14:textId="77777777" w:rsidR="00CE4D1F" w:rsidRDefault="00383D97">
      <w:pPr>
        <w:spacing w:after="0"/>
        <w:ind w:left="10" w:right="546"/>
        <w:jc w:val="center"/>
      </w:pPr>
      <w:r>
        <w:t>Figure 23: Select Save</w:t>
      </w:r>
      <w:r>
        <w:br w:type="page"/>
      </w:r>
    </w:p>
    <w:p w14:paraId="45205458" w14:textId="77777777" w:rsidR="00CE4D1F" w:rsidRDefault="00383D97">
      <w:pPr>
        <w:pStyle w:val="Heading1"/>
        <w:tabs>
          <w:tab w:val="center" w:pos="3494"/>
        </w:tabs>
        <w:ind w:left="-15" w:firstLine="0"/>
      </w:pPr>
      <w:bookmarkStart w:id="76" w:name="_Toc11570"/>
      <w:r>
        <w:lastRenderedPageBreak/>
        <w:t>11</w:t>
      </w:r>
      <w:r>
        <w:tab/>
        <w:t>Save As and Renaming Your Address Book</w:t>
      </w:r>
      <w:bookmarkEnd w:id="76"/>
    </w:p>
    <w:p w14:paraId="0450844C" w14:textId="77777777" w:rsidR="00CE4D1F" w:rsidRDefault="00383D97">
      <w:pPr>
        <w:pStyle w:val="Heading2"/>
        <w:tabs>
          <w:tab w:val="center" w:pos="1072"/>
        </w:tabs>
        <w:ind w:left="-15" w:firstLine="0"/>
      </w:pPr>
      <w:bookmarkStart w:id="77" w:name="_Toc11571"/>
      <w:r>
        <w:t>11.1</w:t>
      </w:r>
      <w:r>
        <w:tab/>
        <w:t>Overview</w:t>
      </w:r>
      <w:bookmarkEnd w:id="77"/>
    </w:p>
    <w:p w14:paraId="1FF0004C" w14:textId="77777777" w:rsidR="00CE4D1F" w:rsidRDefault="00383D97">
      <w:pPr>
        <w:spacing w:after="323"/>
        <w:ind w:left="10"/>
      </w:pPr>
      <w:r>
        <w:t xml:space="preserve">If you would like to Save your Address Book under a </w:t>
      </w:r>
      <w:proofErr w:type="spellStart"/>
      <w:r>
        <w:t>di</w:t>
      </w:r>
      <w:r>
        <w:t>↵</w:t>
      </w:r>
      <w:r>
        <w:t>erent</w:t>
      </w:r>
      <w:proofErr w:type="spellEnd"/>
      <w:r>
        <w:t xml:space="preserve"> name and/or in a </w:t>
      </w:r>
      <w:proofErr w:type="spellStart"/>
      <w:r>
        <w:t>di</w:t>
      </w:r>
      <w:r>
        <w:t>↵</w:t>
      </w:r>
      <w:r>
        <w:t>erent</w:t>
      </w:r>
      <w:proofErr w:type="spellEnd"/>
      <w:r>
        <w:t xml:space="preserve"> </w:t>
      </w:r>
      <w:proofErr w:type="gramStart"/>
      <w:r>
        <w:t>location</w:t>
      </w:r>
      <w:proofErr w:type="gramEnd"/>
      <w:r>
        <w:t xml:space="preserve"> follow the below procedure to do so.</w:t>
      </w:r>
    </w:p>
    <w:p w14:paraId="55482F49" w14:textId="77777777" w:rsidR="00CE4D1F" w:rsidRDefault="00383D97">
      <w:pPr>
        <w:pStyle w:val="Heading2"/>
        <w:tabs>
          <w:tab w:val="center" w:pos="1126"/>
        </w:tabs>
        <w:ind w:left="-15" w:firstLine="0"/>
      </w:pPr>
      <w:bookmarkStart w:id="78" w:name="_Toc11572"/>
      <w:r>
        <w:t>11.2</w:t>
      </w:r>
      <w:r>
        <w:tab/>
        <w:t>Procedure</w:t>
      </w:r>
      <w:bookmarkEnd w:id="78"/>
    </w:p>
    <w:p w14:paraId="4D4AEEE4" w14:textId="77777777" w:rsidR="00CE4D1F" w:rsidRDefault="00383D97">
      <w:pPr>
        <w:ind w:left="545" w:right="2926" w:hanging="319"/>
      </w:pPr>
      <w:r>
        <w:rPr>
          <w:b/>
        </w:rPr>
        <w:t>1</w:t>
      </w:r>
      <w:r>
        <w:t xml:space="preserve">) </w:t>
      </w:r>
      <w:r>
        <w:rPr>
          <w:b/>
        </w:rPr>
        <w:t xml:space="preserve">Begin at the Main Page of the Address Book </w:t>
      </w:r>
      <w:r>
        <w:t>Make sure you are at the Main page of the Address Book.</w:t>
      </w:r>
    </w:p>
    <w:p w14:paraId="4EBB85D5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6F72A678" wp14:editId="1C693AAA">
            <wp:extent cx="3163153" cy="2448669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1087" w14:textId="77777777" w:rsidR="00CE4D1F" w:rsidRDefault="00383D97">
      <w:pPr>
        <w:spacing w:after="333"/>
        <w:ind w:left="10"/>
        <w:jc w:val="center"/>
      </w:pPr>
      <w:r>
        <w:t>Figure 24: Full Main Page</w:t>
      </w:r>
    </w:p>
    <w:p w14:paraId="1C28BDD9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>Select the File Menu</w:t>
      </w:r>
    </w:p>
    <w:p w14:paraId="6207E727" w14:textId="77777777" w:rsidR="00CE4D1F" w:rsidRDefault="00383D97">
      <w:pPr>
        <w:ind w:left="540"/>
      </w:pPr>
      <w:r>
        <w:t xml:space="preserve">At the top of the Main page window there will be a button that </w:t>
      </w:r>
      <w:proofErr w:type="gramStart"/>
      <w:r>
        <w:t>reads ”File</w:t>
      </w:r>
      <w:proofErr w:type="gramEnd"/>
      <w:r>
        <w:t>”. Select it and a menu will pop open.</w:t>
      </w:r>
    </w:p>
    <w:p w14:paraId="643B9B48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0BFC42FC" wp14:editId="67A26C00">
            <wp:extent cx="3163191" cy="2211762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3191" cy="22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A5F" w14:textId="77777777" w:rsidR="00CE4D1F" w:rsidRDefault="00383D97">
      <w:pPr>
        <w:spacing w:after="333"/>
        <w:ind w:left="10"/>
        <w:jc w:val="center"/>
      </w:pPr>
      <w:r>
        <w:t>Figure 25: File Menu</w:t>
      </w:r>
    </w:p>
    <w:p w14:paraId="51B7C9F5" w14:textId="77777777" w:rsidR="00CE4D1F" w:rsidRDefault="00383D97">
      <w:pPr>
        <w:pStyle w:val="Heading4"/>
        <w:ind w:left="329"/>
      </w:pPr>
      <w:proofErr w:type="gramStart"/>
      <w:r>
        <w:lastRenderedPageBreak/>
        <w:t>Select ”Save</w:t>
      </w:r>
      <w:proofErr w:type="gramEnd"/>
      <w:r>
        <w:t xml:space="preserve"> As”</w:t>
      </w:r>
    </w:p>
    <w:p w14:paraId="12CBA7FB" w14:textId="77777777" w:rsidR="00CE4D1F" w:rsidRDefault="00383D97">
      <w:pPr>
        <w:ind w:left="329"/>
      </w:pPr>
      <w:r>
        <w:t xml:space="preserve">Click </w:t>
      </w:r>
      <w:proofErr w:type="gramStart"/>
      <w:r>
        <w:t>the ”Save</w:t>
      </w:r>
      <w:proofErr w:type="gramEnd"/>
      <w:r>
        <w:t xml:space="preserve"> As” button and a pop up window will a</w:t>
      </w:r>
      <w:r>
        <w:t>ppear.</w:t>
      </w:r>
    </w:p>
    <w:p w14:paraId="29F7F1D8" w14:textId="77777777" w:rsidR="00CE4D1F" w:rsidRDefault="00383D97">
      <w:pPr>
        <w:spacing w:after="307"/>
        <w:ind w:left="1796" w:firstLine="0"/>
        <w:jc w:val="left"/>
      </w:pPr>
      <w:r>
        <w:rPr>
          <w:noProof/>
        </w:rPr>
        <w:drawing>
          <wp:inline distT="0" distB="0" distL="0" distR="0" wp14:anchorId="5D162D84" wp14:editId="36DD01E9">
            <wp:extent cx="3163153" cy="2058217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0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C503" w14:textId="77777777" w:rsidR="00CE4D1F" w:rsidRDefault="00383D97">
      <w:pPr>
        <w:spacing w:after="333"/>
        <w:ind w:left="10" w:right="226"/>
        <w:jc w:val="center"/>
      </w:pPr>
      <w:r>
        <w:t>Figure 26: Select Save As</w:t>
      </w:r>
    </w:p>
    <w:p w14:paraId="0063B9E4" w14:textId="77777777" w:rsidR="00CE4D1F" w:rsidRDefault="00383D97">
      <w:pPr>
        <w:pStyle w:val="Heading4"/>
      </w:pPr>
      <w:r>
        <w:t>4</w:t>
      </w:r>
      <w:r>
        <w:rPr>
          <w:b w:val="0"/>
        </w:rPr>
        <w:t xml:space="preserve">) </w:t>
      </w:r>
      <w:r>
        <w:t>Write in New File Name</w:t>
      </w:r>
    </w:p>
    <w:p w14:paraId="0CDF2358" w14:textId="77777777" w:rsidR="00CE4D1F" w:rsidRDefault="00383D97">
      <w:pPr>
        <w:ind w:left="329"/>
      </w:pPr>
      <w:r>
        <w:t xml:space="preserve">In the new window you will be asked for a new file name and where to save the file. Make your choices and then </w:t>
      </w:r>
      <w:proofErr w:type="gramStart"/>
      <w:r>
        <w:t>hit ”Save</w:t>
      </w:r>
      <w:proofErr w:type="gramEnd"/>
      <w:r>
        <w:t>”. After this step your Address Book will have a new name and file path.</w:t>
      </w:r>
    </w:p>
    <w:p w14:paraId="675B8D55" w14:textId="77777777" w:rsidR="00CE4D1F" w:rsidRDefault="00383D97">
      <w:pPr>
        <w:spacing w:after="307"/>
        <w:ind w:left="1796" w:firstLine="0"/>
        <w:jc w:val="left"/>
      </w:pPr>
      <w:r>
        <w:rPr>
          <w:noProof/>
        </w:rPr>
        <w:drawing>
          <wp:inline distT="0" distB="0" distL="0" distR="0" wp14:anchorId="579F2322" wp14:editId="0F13A0E0">
            <wp:extent cx="3163057" cy="2563741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3057" cy="256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DE18" w14:textId="77777777" w:rsidR="00CE4D1F" w:rsidRDefault="00383D97">
      <w:pPr>
        <w:spacing w:after="333"/>
        <w:ind w:left="10" w:right="226"/>
        <w:jc w:val="center"/>
      </w:pPr>
      <w:r>
        <w:t>Figure 27: Save As Window</w:t>
      </w:r>
    </w:p>
    <w:p w14:paraId="32DA22AD" w14:textId="77777777" w:rsidR="00CE4D1F" w:rsidRDefault="00383D97">
      <w:pPr>
        <w:pStyle w:val="Heading1"/>
        <w:tabs>
          <w:tab w:val="center" w:pos="2471"/>
        </w:tabs>
        <w:ind w:left="-15" w:firstLine="0"/>
      </w:pPr>
      <w:bookmarkStart w:id="79" w:name="_Toc11573"/>
      <w:r>
        <w:t>12</w:t>
      </w:r>
      <w:r>
        <w:tab/>
        <w:t>Open Existing Address Book</w:t>
      </w:r>
      <w:bookmarkEnd w:id="79"/>
    </w:p>
    <w:p w14:paraId="75710629" w14:textId="77777777" w:rsidR="00CE4D1F" w:rsidRDefault="00383D97">
      <w:pPr>
        <w:pStyle w:val="Heading2"/>
        <w:tabs>
          <w:tab w:val="center" w:pos="1072"/>
        </w:tabs>
        <w:ind w:left="-15" w:firstLine="0"/>
      </w:pPr>
      <w:bookmarkStart w:id="80" w:name="_Toc11574"/>
      <w:r>
        <w:t>12.1</w:t>
      </w:r>
      <w:r>
        <w:tab/>
        <w:t>Overview</w:t>
      </w:r>
      <w:bookmarkEnd w:id="80"/>
    </w:p>
    <w:p w14:paraId="0C063F65" w14:textId="77777777" w:rsidR="00CE4D1F" w:rsidRDefault="00383D97">
      <w:pPr>
        <w:spacing w:after="322"/>
        <w:ind w:left="10"/>
      </w:pPr>
      <w:r>
        <w:t xml:space="preserve">If you want to Open an existing Address </w:t>
      </w:r>
      <w:proofErr w:type="gramStart"/>
      <w:r>
        <w:t>Book</w:t>
      </w:r>
      <w:proofErr w:type="gramEnd"/>
      <w:r>
        <w:t xml:space="preserve"> follow the procedure below.</w:t>
      </w:r>
    </w:p>
    <w:p w14:paraId="66BAB9C4" w14:textId="77777777" w:rsidR="00CE4D1F" w:rsidRDefault="00383D97">
      <w:pPr>
        <w:pStyle w:val="Heading2"/>
        <w:tabs>
          <w:tab w:val="center" w:pos="1126"/>
        </w:tabs>
        <w:ind w:left="-15" w:firstLine="0"/>
      </w:pPr>
      <w:bookmarkStart w:id="81" w:name="_Toc11575"/>
      <w:r>
        <w:lastRenderedPageBreak/>
        <w:t>12.2</w:t>
      </w:r>
      <w:r>
        <w:tab/>
        <w:t>Procedure</w:t>
      </w:r>
      <w:bookmarkEnd w:id="81"/>
    </w:p>
    <w:p w14:paraId="24757743" w14:textId="77777777" w:rsidR="00CE4D1F" w:rsidRDefault="00383D97">
      <w:pPr>
        <w:ind w:left="545" w:right="2926" w:hanging="319"/>
      </w:pPr>
      <w:r>
        <w:rPr>
          <w:b/>
        </w:rPr>
        <w:t>1</w:t>
      </w:r>
      <w:r>
        <w:t xml:space="preserve">) </w:t>
      </w:r>
      <w:r>
        <w:rPr>
          <w:b/>
        </w:rPr>
        <w:t xml:space="preserve">Begin at the Main Page of the Address Book </w:t>
      </w:r>
      <w:r>
        <w:t>Make sure you are at the Main page of the Address Bo</w:t>
      </w:r>
      <w:r>
        <w:t>ok.</w:t>
      </w:r>
    </w:p>
    <w:p w14:paraId="496CFDC3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7F0F7CD3" wp14:editId="1034A77C">
            <wp:extent cx="3163153" cy="2448669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F30F" w14:textId="77777777" w:rsidR="00CE4D1F" w:rsidRDefault="00383D97">
      <w:pPr>
        <w:spacing w:after="333"/>
        <w:ind w:left="10"/>
        <w:jc w:val="center"/>
      </w:pPr>
      <w:r>
        <w:t>Figure 28: Full Main Page</w:t>
      </w:r>
    </w:p>
    <w:p w14:paraId="172C82C2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>Select the File Menu</w:t>
      </w:r>
    </w:p>
    <w:p w14:paraId="21A10D24" w14:textId="77777777" w:rsidR="00CE4D1F" w:rsidRDefault="00383D97">
      <w:pPr>
        <w:ind w:left="540"/>
      </w:pPr>
      <w:r>
        <w:t xml:space="preserve">At the top of the Main page window there will be a button that </w:t>
      </w:r>
      <w:proofErr w:type="gramStart"/>
      <w:r>
        <w:t>reads ”File</w:t>
      </w:r>
      <w:proofErr w:type="gramEnd"/>
      <w:r>
        <w:t>”. Select it and a menu will pop open.</w:t>
      </w:r>
    </w:p>
    <w:p w14:paraId="3A81EE8D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4F0A0B33" wp14:editId="4F5C847C">
            <wp:extent cx="3163191" cy="2211762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3191" cy="22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7436" w14:textId="77777777" w:rsidR="00CE4D1F" w:rsidRDefault="00383D97">
      <w:pPr>
        <w:spacing w:after="333"/>
        <w:ind w:left="10"/>
        <w:jc w:val="center"/>
      </w:pPr>
      <w:r>
        <w:t>Figure 29: File Menu</w:t>
      </w:r>
    </w:p>
    <w:p w14:paraId="70DBFF0D" w14:textId="77777777" w:rsidR="00CE4D1F" w:rsidRDefault="00383D97">
      <w:pPr>
        <w:pStyle w:val="Heading4"/>
        <w:ind w:left="329"/>
      </w:pPr>
      <w:proofErr w:type="gramStart"/>
      <w:r>
        <w:t>Select ”Open</w:t>
      </w:r>
      <w:proofErr w:type="gramEnd"/>
      <w:r>
        <w:t>”</w:t>
      </w:r>
    </w:p>
    <w:p w14:paraId="42D481D8" w14:textId="77777777" w:rsidR="00CE4D1F" w:rsidRDefault="00383D97">
      <w:pPr>
        <w:ind w:left="329"/>
      </w:pPr>
      <w:r>
        <w:t xml:space="preserve">Click </w:t>
      </w:r>
      <w:proofErr w:type="gramStart"/>
      <w:r>
        <w:t>the ”Open</w:t>
      </w:r>
      <w:proofErr w:type="gramEnd"/>
      <w:r>
        <w:t>” button and a pop up window will appear.</w:t>
      </w:r>
    </w:p>
    <w:p w14:paraId="6D861980" w14:textId="77777777" w:rsidR="00CE4D1F" w:rsidRDefault="00383D97">
      <w:pPr>
        <w:spacing w:after="307"/>
        <w:ind w:left="1796" w:firstLine="0"/>
        <w:jc w:val="left"/>
      </w:pPr>
      <w:r>
        <w:rPr>
          <w:noProof/>
        </w:rPr>
        <w:lastRenderedPageBreak/>
        <w:drawing>
          <wp:inline distT="0" distB="0" distL="0" distR="0" wp14:anchorId="2B536489" wp14:editId="3944AD4B">
            <wp:extent cx="3163208" cy="2042469"/>
            <wp:effectExtent l="0" t="0" r="0" b="0"/>
            <wp:docPr id="638" name="Picture 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Picture 6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208" cy="204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4221" w14:textId="77777777" w:rsidR="00CE4D1F" w:rsidRDefault="00383D97">
      <w:pPr>
        <w:spacing w:after="333"/>
        <w:ind w:left="10" w:right="226"/>
        <w:jc w:val="center"/>
      </w:pPr>
      <w:r>
        <w:t>Figure 30: Select Open</w:t>
      </w:r>
    </w:p>
    <w:p w14:paraId="622EC4ED" w14:textId="77777777" w:rsidR="00CE4D1F" w:rsidRDefault="00383D97">
      <w:pPr>
        <w:pStyle w:val="Heading4"/>
      </w:pPr>
      <w:r>
        <w:t>4</w:t>
      </w:r>
      <w:r>
        <w:rPr>
          <w:b w:val="0"/>
        </w:rPr>
        <w:t xml:space="preserve">) </w:t>
      </w:r>
      <w:r>
        <w:t>Select File</w:t>
      </w:r>
    </w:p>
    <w:p w14:paraId="3745A93D" w14:textId="77777777" w:rsidR="00CE4D1F" w:rsidRDefault="00383D97">
      <w:pPr>
        <w:ind w:left="329"/>
      </w:pPr>
      <w:r>
        <w:t xml:space="preserve">In the new window you will be shown a list of file names. Any file names that end </w:t>
      </w:r>
      <w:proofErr w:type="gramStart"/>
      <w:r>
        <w:t>in ”.</w:t>
      </w:r>
      <w:proofErr w:type="spellStart"/>
      <w:r>
        <w:t>tsv</w:t>
      </w:r>
      <w:proofErr w:type="spellEnd"/>
      <w:proofErr w:type="gramEnd"/>
      <w:r>
        <w:t xml:space="preserve">” can be opened by the Address Book application. Select the file you </w:t>
      </w:r>
      <w:r>
        <w:t xml:space="preserve">wish to Open and then click </w:t>
      </w:r>
      <w:proofErr w:type="gramStart"/>
      <w:r>
        <w:t>the ”Open</w:t>
      </w:r>
      <w:proofErr w:type="gramEnd"/>
      <w:r>
        <w:t xml:space="preserve">” button. Upon </w:t>
      </w:r>
      <w:proofErr w:type="gramStart"/>
      <w:r>
        <w:t>clicking ”Open</w:t>
      </w:r>
      <w:proofErr w:type="gramEnd"/>
      <w:r>
        <w:t>” the Address Book you chose will appear.</w:t>
      </w:r>
    </w:p>
    <w:p w14:paraId="067A6DA5" w14:textId="77777777" w:rsidR="00CE4D1F" w:rsidRDefault="00383D97">
      <w:pPr>
        <w:spacing w:after="307"/>
        <w:ind w:left="1796" w:firstLine="0"/>
        <w:jc w:val="left"/>
      </w:pPr>
      <w:r>
        <w:rPr>
          <w:noProof/>
        </w:rPr>
        <w:drawing>
          <wp:inline distT="0" distB="0" distL="0" distR="0" wp14:anchorId="1AB8E1B4" wp14:editId="41B7667F">
            <wp:extent cx="3163123" cy="2558704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3123" cy="255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F64F" w14:textId="77777777" w:rsidR="00CE4D1F" w:rsidRDefault="00383D97">
      <w:pPr>
        <w:spacing w:after="333"/>
        <w:ind w:left="10" w:right="226"/>
        <w:jc w:val="center"/>
      </w:pPr>
      <w:r>
        <w:t>Figure 31: Open Window</w:t>
      </w:r>
    </w:p>
    <w:p w14:paraId="4F120459" w14:textId="77777777" w:rsidR="00CE4D1F" w:rsidRDefault="00383D97">
      <w:pPr>
        <w:pStyle w:val="Heading1"/>
        <w:tabs>
          <w:tab w:val="center" w:pos="1840"/>
        </w:tabs>
        <w:ind w:left="-15" w:firstLine="0"/>
      </w:pPr>
      <w:bookmarkStart w:id="82" w:name="_Toc11576"/>
      <w:r>
        <w:t>13</w:t>
      </w:r>
      <w:r>
        <w:tab/>
        <w:t>Close Address Book</w:t>
      </w:r>
      <w:bookmarkEnd w:id="82"/>
    </w:p>
    <w:p w14:paraId="013DA766" w14:textId="77777777" w:rsidR="00CE4D1F" w:rsidRDefault="00383D97">
      <w:pPr>
        <w:pStyle w:val="Heading2"/>
        <w:tabs>
          <w:tab w:val="center" w:pos="1072"/>
        </w:tabs>
        <w:ind w:left="-15" w:firstLine="0"/>
      </w:pPr>
      <w:bookmarkStart w:id="83" w:name="_Toc11577"/>
      <w:r>
        <w:t>13.1</w:t>
      </w:r>
      <w:r>
        <w:tab/>
        <w:t>Overview</w:t>
      </w:r>
      <w:bookmarkEnd w:id="83"/>
    </w:p>
    <w:p w14:paraId="354B9819" w14:textId="77777777" w:rsidR="00CE4D1F" w:rsidRDefault="00383D97">
      <w:pPr>
        <w:spacing w:after="322"/>
        <w:ind w:left="10"/>
      </w:pPr>
      <w:r>
        <w:t>You can Close an Open Address Book by following the procedure below.</w:t>
      </w:r>
    </w:p>
    <w:p w14:paraId="3016B8B9" w14:textId="77777777" w:rsidR="00CE4D1F" w:rsidRDefault="00383D97">
      <w:pPr>
        <w:pStyle w:val="Heading2"/>
        <w:tabs>
          <w:tab w:val="center" w:pos="1126"/>
        </w:tabs>
        <w:ind w:left="-15" w:firstLine="0"/>
      </w:pPr>
      <w:bookmarkStart w:id="84" w:name="_Toc11578"/>
      <w:r>
        <w:t>13.2</w:t>
      </w:r>
      <w:r>
        <w:tab/>
        <w:t>Procedure</w:t>
      </w:r>
      <w:bookmarkEnd w:id="84"/>
    </w:p>
    <w:p w14:paraId="72B954AD" w14:textId="77777777" w:rsidR="00CE4D1F" w:rsidRDefault="00383D97">
      <w:pPr>
        <w:ind w:left="545" w:right="2926" w:hanging="319"/>
      </w:pPr>
      <w:r>
        <w:rPr>
          <w:b/>
        </w:rPr>
        <w:t>1</w:t>
      </w:r>
      <w:r>
        <w:t xml:space="preserve">) </w:t>
      </w:r>
      <w:r>
        <w:rPr>
          <w:b/>
        </w:rPr>
        <w:t xml:space="preserve">Begin at the Main Page of the Address Book </w:t>
      </w:r>
      <w:r>
        <w:t>Make sure you are at the Main page of the Address Book.</w:t>
      </w:r>
    </w:p>
    <w:p w14:paraId="4AF273A2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lastRenderedPageBreak/>
        <w:drawing>
          <wp:inline distT="0" distB="0" distL="0" distR="0" wp14:anchorId="33E3E124" wp14:editId="4840F519">
            <wp:extent cx="3163153" cy="2448669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FCF8" w14:textId="77777777" w:rsidR="00CE4D1F" w:rsidRDefault="00383D97">
      <w:pPr>
        <w:spacing w:after="333"/>
        <w:ind w:left="10"/>
        <w:jc w:val="center"/>
      </w:pPr>
      <w:r>
        <w:t>Figure 32: Full Main Page</w:t>
      </w:r>
    </w:p>
    <w:p w14:paraId="21D79E3F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>Select the File Menu</w:t>
      </w:r>
    </w:p>
    <w:p w14:paraId="67DE9CCB" w14:textId="77777777" w:rsidR="00CE4D1F" w:rsidRDefault="00383D97">
      <w:pPr>
        <w:ind w:left="540"/>
      </w:pPr>
      <w:r>
        <w:t xml:space="preserve">At the top of the Main page window there will be a button that </w:t>
      </w:r>
      <w:proofErr w:type="gramStart"/>
      <w:r>
        <w:t>reads ”File</w:t>
      </w:r>
      <w:proofErr w:type="gramEnd"/>
      <w:r>
        <w:t>”. Select it and a menu will po</w:t>
      </w:r>
      <w:r>
        <w:t>p open.</w:t>
      </w:r>
    </w:p>
    <w:p w14:paraId="623203A4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7F07A3CF" wp14:editId="63243355">
            <wp:extent cx="3163191" cy="2211762"/>
            <wp:effectExtent l="0" t="0" r="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3191" cy="22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99FF" w14:textId="77777777" w:rsidR="00CE4D1F" w:rsidRDefault="00383D97">
      <w:pPr>
        <w:spacing w:after="333"/>
        <w:ind w:left="10"/>
        <w:jc w:val="center"/>
      </w:pPr>
      <w:r>
        <w:t>Figure 33: File Menu</w:t>
      </w:r>
    </w:p>
    <w:p w14:paraId="4B9AA94C" w14:textId="77777777" w:rsidR="00CE4D1F" w:rsidRDefault="00383D97">
      <w:pPr>
        <w:pStyle w:val="Heading4"/>
      </w:pPr>
      <w:proofErr w:type="gramStart"/>
      <w:r>
        <w:t>Select ”Close</w:t>
      </w:r>
      <w:proofErr w:type="gramEnd"/>
      <w:r>
        <w:t>”</w:t>
      </w:r>
    </w:p>
    <w:p w14:paraId="075DA466" w14:textId="77777777" w:rsidR="00CE4D1F" w:rsidRDefault="00383D97">
      <w:pPr>
        <w:ind w:left="10"/>
      </w:pPr>
      <w:r>
        <w:t xml:space="preserve">Click </w:t>
      </w:r>
      <w:proofErr w:type="gramStart"/>
      <w:r>
        <w:t>the ”Close</w:t>
      </w:r>
      <w:proofErr w:type="gramEnd"/>
      <w:r>
        <w:t>” and the Address Book will close. Unless the Address Book has not been previously saved, then a pop up will appear prompting you to Save the file.</w:t>
      </w:r>
    </w:p>
    <w:p w14:paraId="2E78A417" w14:textId="77777777" w:rsidR="00CE4D1F" w:rsidRDefault="00383D97">
      <w:pPr>
        <w:spacing w:after="307"/>
        <w:ind w:left="1477" w:firstLine="0"/>
        <w:jc w:val="left"/>
      </w:pPr>
      <w:r>
        <w:rPr>
          <w:noProof/>
        </w:rPr>
        <w:lastRenderedPageBreak/>
        <w:drawing>
          <wp:inline distT="0" distB="0" distL="0" distR="0" wp14:anchorId="7ED23CE2" wp14:editId="6276B7B7">
            <wp:extent cx="3163211" cy="2090373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3211" cy="20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C152" w14:textId="77777777" w:rsidR="00CE4D1F" w:rsidRDefault="00383D97">
      <w:pPr>
        <w:spacing w:after="98"/>
        <w:ind w:left="10" w:right="546"/>
        <w:jc w:val="center"/>
      </w:pPr>
      <w:r>
        <w:t>Figure 34: Select Close</w:t>
      </w:r>
    </w:p>
    <w:p w14:paraId="4074651E" w14:textId="77777777" w:rsidR="00CE4D1F" w:rsidRDefault="00383D97">
      <w:pPr>
        <w:spacing w:after="307"/>
        <w:ind w:left="1477" w:firstLine="0"/>
        <w:jc w:val="left"/>
      </w:pPr>
      <w:r>
        <w:rPr>
          <w:noProof/>
        </w:rPr>
        <w:drawing>
          <wp:inline distT="0" distB="0" distL="0" distR="0" wp14:anchorId="7F72CD01" wp14:editId="722FA449">
            <wp:extent cx="3163061" cy="2252909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3061" cy="22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132E" w14:textId="77777777" w:rsidR="00CE4D1F" w:rsidRDefault="00383D97">
      <w:pPr>
        <w:spacing w:after="0"/>
        <w:ind w:left="10" w:right="546"/>
        <w:jc w:val="center"/>
      </w:pPr>
      <w:r>
        <w:t>Figure 35: Save Pr</w:t>
      </w:r>
      <w:r>
        <w:t>ompt</w:t>
      </w:r>
    </w:p>
    <w:p w14:paraId="69E49909" w14:textId="77777777" w:rsidR="00CE4D1F" w:rsidRDefault="00383D97">
      <w:pPr>
        <w:pStyle w:val="Heading1"/>
        <w:tabs>
          <w:tab w:val="center" w:pos="2169"/>
        </w:tabs>
        <w:ind w:left="-15" w:firstLine="0"/>
      </w:pPr>
      <w:bookmarkStart w:id="85" w:name="_Toc11579"/>
      <w:r>
        <w:t>14</w:t>
      </w:r>
      <w:r>
        <w:tab/>
        <w:t>Quitting the Application</w:t>
      </w:r>
      <w:bookmarkEnd w:id="85"/>
    </w:p>
    <w:p w14:paraId="01CFD97F" w14:textId="77777777" w:rsidR="00CE4D1F" w:rsidRDefault="00383D97">
      <w:pPr>
        <w:pStyle w:val="Heading2"/>
        <w:tabs>
          <w:tab w:val="center" w:pos="1072"/>
        </w:tabs>
        <w:ind w:left="-15" w:firstLine="0"/>
      </w:pPr>
      <w:bookmarkStart w:id="86" w:name="_Toc11580"/>
      <w:r>
        <w:t>14.1</w:t>
      </w:r>
      <w:r>
        <w:tab/>
        <w:t>Overview</w:t>
      </w:r>
      <w:bookmarkEnd w:id="86"/>
    </w:p>
    <w:p w14:paraId="1DD78DD8" w14:textId="77777777" w:rsidR="00CE4D1F" w:rsidRDefault="00383D97">
      <w:pPr>
        <w:spacing w:after="322"/>
        <w:ind w:left="10"/>
      </w:pPr>
      <w:r>
        <w:t>If you wish to stop using the Address Book application follow the procedure below to do so.</w:t>
      </w:r>
    </w:p>
    <w:p w14:paraId="71694D7E" w14:textId="77777777" w:rsidR="00CE4D1F" w:rsidRDefault="00383D97">
      <w:pPr>
        <w:pStyle w:val="Heading2"/>
        <w:tabs>
          <w:tab w:val="center" w:pos="1126"/>
        </w:tabs>
        <w:ind w:left="-15" w:firstLine="0"/>
      </w:pPr>
      <w:bookmarkStart w:id="87" w:name="_Toc11581"/>
      <w:r>
        <w:t>14.2</w:t>
      </w:r>
      <w:r>
        <w:tab/>
        <w:t>Procedure</w:t>
      </w:r>
      <w:bookmarkEnd w:id="87"/>
    </w:p>
    <w:p w14:paraId="6FCECA30" w14:textId="77777777" w:rsidR="00CE4D1F" w:rsidRDefault="00383D97">
      <w:pPr>
        <w:ind w:left="545" w:right="2926" w:hanging="319"/>
      </w:pPr>
      <w:r>
        <w:rPr>
          <w:b/>
        </w:rPr>
        <w:t>1</w:t>
      </w:r>
      <w:r>
        <w:t xml:space="preserve">) </w:t>
      </w:r>
      <w:r>
        <w:rPr>
          <w:b/>
        </w:rPr>
        <w:t xml:space="preserve">Begin at the Main Page of the Address Book </w:t>
      </w:r>
      <w:r>
        <w:t>Make sure you are at the Main page of the Address Book.</w:t>
      </w:r>
    </w:p>
    <w:p w14:paraId="6B2F9789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lastRenderedPageBreak/>
        <w:drawing>
          <wp:inline distT="0" distB="0" distL="0" distR="0" wp14:anchorId="28BE675A" wp14:editId="2B8FB1A7">
            <wp:extent cx="3163153" cy="2448669"/>
            <wp:effectExtent l="0" t="0" r="0" b="0"/>
            <wp:docPr id="704" name="Picture 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53" cy="2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459A" w14:textId="77777777" w:rsidR="00CE4D1F" w:rsidRDefault="00383D97">
      <w:pPr>
        <w:spacing w:after="333"/>
        <w:ind w:left="10"/>
        <w:jc w:val="center"/>
      </w:pPr>
      <w:r>
        <w:t>Figure 36: Full Main Page</w:t>
      </w:r>
    </w:p>
    <w:p w14:paraId="5FDBEEE6" w14:textId="77777777" w:rsidR="00CE4D1F" w:rsidRDefault="00383D97">
      <w:pPr>
        <w:pStyle w:val="Heading4"/>
        <w:ind w:left="221"/>
      </w:pPr>
      <w:r>
        <w:t>2</w:t>
      </w:r>
      <w:r>
        <w:rPr>
          <w:b w:val="0"/>
        </w:rPr>
        <w:t xml:space="preserve">) </w:t>
      </w:r>
      <w:r>
        <w:t>Select the File Menu</w:t>
      </w:r>
    </w:p>
    <w:p w14:paraId="1368D21D" w14:textId="77777777" w:rsidR="00CE4D1F" w:rsidRDefault="00383D97">
      <w:pPr>
        <w:ind w:left="540"/>
      </w:pPr>
      <w:r>
        <w:t xml:space="preserve">At the top of the Main page window there will be a button that </w:t>
      </w:r>
      <w:proofErr w:type="gramStart"/>
      <w:r>
        <w:t>reads ”File</w:t>
      </w:r>
      <w:proofErr w:type="gramEnd"/>
      <w:r>
        <w:t>”. Select it and a menu will pop open.</w:t>
      </w:r>
    </w:p>
    <w:p w14:paraId="37514CDF" w14:textId="77777777" w:rsidR="00CE4D1F" w:rsidRDefault="00383D97">
      <w:pPr>
        <w:spacing w:after="307"/>
        <w:ind w:left="2022" w:firstLine="0"/>
        <w:jc w:val="left"/>
      </w:pPr>
      <w:r>
        <w:rPr>
          <w:noProof/>
        </w:rPr>
        <w:drawing>
          <wp:inline distT="0" distB="0" distL="0" distR="0" wp14:anchorId="429F11DC" wp14:editId="6B7CF59E">
            <wp:extent cx="3163191" cy="2211762"/>
            <wp:effectExtent l="0" t="0" r="0" b="0"/>
            <wp:docPr id="712" name="Picture 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Picture 71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3191" cy="22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D28A" w14:textId="77777777" w:rsidR="00CE4D1F" w:rsidRDefault="00383D97">
      <w:pPr>
        <w:spacing w:after="333"/>
        <w:ind w:left="10"/>
        <w:jc w:val="center"/>
      </w:pPr>
      <w:r>
        <w:t>Figure 37: File Menu</w:t>
      </w:r>
    </w:p>
    <w:p w14:paraId="7EDFD591" w14:textId="77777777" w:rsidR="00CE4D1F" w:rsidRDefault="00383D97">
      <w:pPr>
        <w:pStyle w:val="Heading4"/>
      </w:pPr>
      <w:proofErr w:type="gramStart"/>
      <w:r>
        <w:t>Select ”Quit</w:t>
      </w:r>
      <w:proofErr w:type="gramEnd"/>
      <w:r>
        <w:t>”</w:t>
      </w:r>
    </w:p>
    <w:p w14:paraId="6C1108EB" w14:textId="77777777" w:rsidR="00CE4D1F" w:rsidRDefault="00383D97">
      <w:pPr>
        <w:ind w:left="10"/>
      </w:pPr>
      <w:r>
        <w:t xml:space="preserve">Click </w:t>
      </w:r>
      <w:proofErr w:type="gramStart"/>
      <w:r>
        <w:t>the ”Quit</w:t>
      </w:r>
      <w:proofErr w:type="gramEnd"/>
      <w:r>
        <w:t>” and the Address Book application will</w:t>
      </w:r>
      <w:r>
        <w:t xml:space="preserve"> close. Unless the Address Book(s) haven’t been previously saved, then a pop up will appear prompting you to Save the file(s).</w:t>
      </w:r>
    </w:p>
    <w:p w14:paraId="64901947" w14:textId="77777777" w:rsidR="00CE4D1F" w:rsidRDefault="00383D97">
      <w:pPr>
        <w:spacing w:after="307"/>
        <w:ind w:left="1477" w:firstLine="0"/>
        <w:jc w:val="left"/>
      </w:pPr>
      <w:r>
        <w:rPr>
          <w:noProof/>
        </w:rPr>
        <w:lastRenderedPageBreak/>
        <w:drawing>
          <wp:inline distT="0" distB="0" distL="0" distR="0" wp14:anchorId="33E7A04A" wp14:editId="57FD1451">
            <wp:extent cx="3163093" cy="2075780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3093" cy="20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A704" w14:textId="77777777" w:rsidR="00CE4D1F" w:rsidRDefault="00383D97">
      <w:pPr>
        <w:spacing w:after="98"/>
        <w:ind w:left="10" w:right="546"/>
        <w:jc w:val="center"/>
      </w:pPr>
      <w:r>
        <w:t>Figure 38: Select Quit</w:t>
      </w:r>
    </w:p>
    <w:p w14:paraId="70E1FF58" w14:textId="77777777" w:rsidR="00CE4D1F" w:rsidRDefault="00383D97">
      <w:pPr>
        <w:spacing w:after="307"/>
        <w:ind w:left="1477" w:firstLine="0"/>
        <w:jc w:val="left"/>
      </w:pPr>
      <w:r>
        <w:rPr>
          <w:noProof/>
        </w:rPr>
        <w:drawing>
          <wp:inline distT="0" distB="0" distL="0" distR="0" wp14:anchorId="230154AC" wp14:editId="051A1DE2">
            <wp:extent cx="3163061" cy="2252909"/>
            <wp:effectExtent l="0" t="0" r="0" b="0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3061" cy="22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CA55" w14:textId="77777777" w:rsidR="00CE4D1F" w:rsidRDefault="00383D97">
      <w:pPr>
        <w:spacing w:after="0"/>
        <w:ind w:left="10" w:right="546"/>
        <w:jc w:val="center"/>
      </w:pPr>
      <w:r>
        <w:t>Figure 39: Save Prompt</w:t>
      </w:r>
    </w:p>
    <w:sectPr w:rsidR="00CE4D1F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4" w:right="1440" w:bottom="2424" w:left="1666" w:header="720" w:footer="138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9" w:author="Haley Whitman" w:date="2017-02-02T18:30:00Z" w:initials="HW">
    <w:p w14:paraId="6E6DA851" w14:textId="77777777" w:rsidR="001F2EAB" w:rsidRDefault="001F2EAB">
      <w:pPr>
        <w:pStyle w:val="CommentText"/>
      </w:pPr>
      <w:r>
        <w:rPr>
          <w:rStyle w:val="CommentReference"/>
        </w:rPr>
        <w:annotationRef/>
      </w:r>
      <w:r>
        <w:t>Maybe we should rename the window to “Add Contact” to match user guide. Or vice versa.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6DA85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8DCAB4" w14:textId="77777777" w:rsidR="00383D97" w:rsidRDefault="00383D97">
      <w:pPr>
        <w:spacing w:after="0" w:line="240" w:lineRule="auto"/>
      </w:pPr>
      <w:r>
        <w:separator/>
      </w:r>
    </w:p>
  </w:endnote>
  <w:endnote w:type="continuationSeparator" w:id="0">
    <w:p w14:paraId="077E58DE" w14:textId="77777777" w:rsidR="00383D97" w:rsidRDefault="00383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233CAA" w14:textId="6D06565E" w:rsidR="00CE4D1F" w:rsidRDefault="00383D97">
    <w:pPr>
      <w:spacing w:after="0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B1825">
      <w:rPr>
        <w:noProof/>
      </w:rPr>
      <w:t>12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DEF0AB" w14:textId="66688395" w:rsidR="00CE4D1F" w:rsidRDefault="00383D97">
    <w:pPr>
      <w:spacing w:after="0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B1825">
      <w:rPr>
        <w:noProof/>
      </w:rPr>
      <w:t>13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772B15" w14:textId="77777777" w:rsidR="00CE4D1F" w:rsidRDefault="00CE4D1F">
    <w:pPr>
      <w:spacing w:after="160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75F85E" w14:textId="7F296066" w:rsidR="00CE4D1F" w:rsidRDefault="00383D97">
    <w:pPr>
      <w:spacing w:after="0"/>
      <w:ind w:left="0" w:right="22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B1825">
      <w:rPr>
        <w:noProof/>
      </w:rPr>
      <w:t>26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AE7542" w14:textId="74A402B1" w:rsidR="00CE4D1F" w:rsidRDefault="00383D97">
    <w:pPr>
      <w:spacing w:after="0"/>
      <w:ind w:left="0" w:right="22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B1825">
      <w:rPr>
        <w:noProof/>
      </w:rPr>
      <w:t>25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0C2BB1" w14:textId="77777777" w:rsidR="00CE4D1F" w:rsidRDefault="00383D97">
    <w:pPr>
      <w:spacing w:after="0"/>
      <w:ind w:left="0" w:right="22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694DF5" w14:textId="77777777" w:rsidR="00383D97" w:rsidRDefault="00383D97">
      <w:pPr>
        <w:spacing w:after="0" w:line="240" w:lineRule="auto"/>
      </w:pPr>
      <w:r>
        <w:separator/>
      </w:r>
    </w:p>
  </w:footnote>
  <w:footnote w:type="continuationSeparator" w:id="0">
    <w:p w14:paraId="5288C984" w14:textId="77777777" w:rsidR="00383D97" w:rsidRDefault="00383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8ABA38" w14:textId="77777777" w:rsidR="00CE4D1F" w:rsidRDefault="00CE4D1F">
    <w:pPr>
      <w:spacing w:after="160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D1BE0" w14:textId="77777777" w:rsidR="00CE4D1F" w:rsidRDefault="00CE4D1F">
    <w:pPr>
      <w:spacing w:after="160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C9FD2C" w14:textId="77777777" w:rsidR="00CE4D1F" w:rsidRDefault="00CE4D1F">
    <w:pPr>
      <w:spacing w:after="160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4325D0" w14:textId="77777777" w:rsidR="00CE4D1F" w:rsidRDefault="00383D97">
    <w:pPr>
      <w:spacing w:after="0"/>
      <w:ind w:left="0" w:firstLine="0"/>
      <w:jc w:val="left"/>
    </w:pPr>
    <w:r>
      <w:rPr>
        <w:b/>
      </w:rPr>
      <w:t>3</w:t>
    </w:r>
    <w:r>
      <w:t>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2A909" w14:textId="77777777" w:rsidR="00CE4D1F" w:rsidRDefault="00CE4D1F">
    <w:pPr>
      <w:spacing w:after="160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206B6" w14:textId="77777777" w:rsidR="00CE4D1F" w:rsidRDefault="00383D97">
    <w:pPr>
      <w:spacing w:after="0"/>
      <w:ind w:left="0" w:firstLine="0"/>
      <w:jc w:val="left"/>
    </w:pPr>
    <w:r>
      <w:rPr>
        <w:b/>
      </w:rPr>
      <w:t>3</w:t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60326"/>
    <w:multiLevelType w:val="hybridMultilevel"/>
    <w:tmpl w:val="EE0A9370"/>
    <w:lvl w:ilvl="0" w:tplc="D2DE2F28">
      <w:start w:val="1"/>
      <w:numFmt w:val="decimal"/>
      <w:lvlText w:val="%1)"/>
      <w:lvlJc w:val="left"/>
      <w:pPr>
        <w:ind w:left="53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BE2AC6">
      <w:start w:val="1"/>
      <w:numFmt w:val="lowerLetter"/>
      <w:lvlText w:val="%2"/>
      <w:lvlJc w:val="left"/>
      <w:pPr>
        <w:ind w:left="130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705A3A">
      <w:start w:val="1"/>
      <w:numFmt w:val="lowerRoman"/>
      <w:lvlText w:val="%3"/>
      <w:lvlJc w:val="left"/>
      <w:pPr>
        <w:ind w:left="20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D050B4">
      <w:start w:val="1"/>
      <w:numFmt w:val="decimal"/>
      <w:lvlText w:val="%4"/>
      <w:lvlJc w:val="left"/>
      <w:pPr>
        <w:ind w:left="274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FE9264">
      <w:start w:val="1"/>
      <w:numFmt w:val="lowerLetter"/>
      <w:lvlText w:val="%5"/>
      <w:lvlJc w:val="left"/>
      <w:pPr>
        <w:ind w:left="34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A8C0FA">
      <w:start w:val="1"/>
      <w:numFmt w:val="lowerRoman"/>
      <w:lvlText w:val="%6"/>
      <w:lvlJc w:val="left"/>
      <w:pPr>
        <w:ind w:left="418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428ED4">
      <w:start w:val="1"/>
      <w:numFmt w:val="decimal"/>
      <w:lvlText w:val="%7"/>
      <w:lvlJc w:val="left"/>
      <w:pPr>
        <w:ind w:left="490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7E6EA6">
      <w:start w:val="1"/>
      <w:numFmt w:val="lowerLetter"/>
      <w:lvlText w:val="%8"/>
      <w:lvlJc w:val="left"/>
      <w:pPr>
        <w:ind w:left="56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6632D4">
      <w:start w:val="1"/>
      <w:numFmt w:val="lowerRoman"/>
      <w:lvlText w:val="%9"/>
      <w:lvlJc w:val="left"/>
      <w:pPr>
        <w:ind w:left="634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ley Whitman">
    <w15:presenceInfo w15:providerId="Windows Live" w15:userId="a578b41e5e155fd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trackRevision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D1F"/>
    <w:rsid w:val="001F2EAB"/>
    <w:rsid w:val="00383D97"/>
    <w:rsid w:val="00CE4D1F"/>
    <w:rsid w:val="00CE59FB"/>
    <w:rsid w:val="00DB1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A91EB"/>
  <w15:docId w15:val="{A9F5E677-9FAC-4C79-9655-BE0BF0FAF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4"/>
      <w:ind w:left="337" w:hanging="10"/>
      <w:jc w:val="both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45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7"/>
      <w:ind w:left="10" w:hanging="10"/>
      <w:outlineLvl w:val="1"/>
    </w:pPr>
    <w:rPr>
      <w:rFonts w:ascii="Cambria" w:eastAsia="Cambria" w:hAnsi="Cambria" w:cs="Cambria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7"/>
      <w:ind w:left="10" w:hanging="10"/>
      <w:outlineLvl w:val="2"/>
    </w:pPr>
    <w:rPr>
      <w:rFonts w:ascii="Cambria" w:eastAsia="Cambria" w:hAnsi="Cambria" w:cs="Cambria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4"/>
      <w:ind w:left="10" w:hanging="10"/>
      <w:outlineLvl w:val="3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000000"/>
      <w:sz w:val="24"/>
    </w:rPr>
  </w:style>
  <w:style w:type="character" w:customStyle="1" w:styleId="Heading4Char">
    <w:name w:val="Heading 4 Char"/>
    <w:link w:val="Heading4"/>
    <w:rPr>
      <w:rFonts w:ascii="Cambria" w:eastAsia="Cambria" w:hAnsi="Cambria" w:cs="Cambria"/>
      <w:b/>
      <w:color w:val="000000"/>
      <w:sz w:val="22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</w:rPr>
  </w:style>
  <w:style w:type="paragraph" w:styleId="TOC1">
    <w:name w:val="toc 1"/>
    <w:hidden/>
    <w:pPr>
      <w:spacing w:after="4"/>
      <w:ind w:left="25" w:right="15" w:hanging="10"/>
    </w:pPr>
    <w:rPr>
      <w:rFonts w:ascii="Cambria" w:eastAsia="Cambria" w:hAnsi="Cambria" w:cs="Cambria"/>
      <w:b/>
      <w:color w:val="000000"/>
    </w:rPr>
  </w:style>
  <w:style w:type="paragraph" w:styleId="TOC2">
    <w:name w:val="toc 2"/>
    <w:hidden/>
    <w:pPr>
      <w:ind w:left="337" w:right="15" w:hanging="10"/>
      <w:jc w:val="both"/>
    </w:pPr>
    <w:rPr>
      <w:rFonts w:ascii="Cambria" w:eastAsia="Cambria" w:hAnsi="Cambria" w:cs="Cambria"/>
      <w:color w:val="00000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EAB"/>
    <w:rPr>
      <w:rFonts w:ascii="Courier New" w:eastAsia="Times New Roman" w:hAnsi="Courier New" w:cs="Courier New"/>
      <w:sz w:val="20"/>
      <w:szCs w:val="20"/>
    </w:rPr>
  </w:style>
  <w:style w:type="character" w:customStyle="1" w:styleId="re9">
    <w:name w:val="re9"/>
    <w:basedOn w:val="DefaultParagraphFont"/>
    <w:rsid w:val="001F2EAB"/>
  </w:style>
  <w:style w:type="character" w:customStyle="1" w:styleId="sy0">
    <w:name w:val="sy0"/>
    <w:basedOn w:val="DefaultParagraphFont"/>
    <w:rsid w:val="001F2EAB"/>
  </w:style>
  <w:style w:type="character" w:customStyle="1" w:styleId="kw1">
    <w:name w:val="kw1"/>
    <w:basedOn w:val="DefaultParagraphFont"/>
    <w:rsid w:val="001F2EAB"/>
  </w:style>
  <w:style w:type="character" w:customStyle="1" w:styleId="re12">
    <w:name w:val="re12"/>
    <w:basedOn w:val="DefaultParagraphFont"/>
    <w:rsid w:val="001F2EAB"/>
  </w:style>
  <w:style w:type="paragraph" w:styleId="BalloonText">
    <w:name w:val="Balloon Text"/>
    <w:basedOn w:val="Normal"/>
    <w:link w:val="BalloonTextChar"/>
    <w:uiPriority w:val="99"/>
    <w:semiHidden/>
    <w:unhideWhenUsed/>
    <w:rsid w:val="001F2E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EAB"/>
    <w:rPr>
      <w:rFonts w:ascii="Segoe UI" w:eastAsia="Cambria" w:hAnsi="Segoe UI" w:cs="Segoe UI"/>
      <w:color w:val="00000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F2E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2E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2EAB"/>
    <w:rPr>
      <w:rFonts w:ascii="Cambria" w:eastAsia="Cambria" w:hAnsi="Cambria" w:cs="Cambria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2E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2EAB"/>
    <w:rPr>
      <w:rFonts w:ascii="Cambria" w:eastAsia="Cambria" w:hAnsi="Cambria" w:cs="Cambria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0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3.xml"/><Relationship Id="rId39" Type="http://schemas.openxmlformats.org/officeDocument/2006/relationships/header" Target="header5.xml"/><Relationship Id="rId21" Type="http://schemas.openxmlformats.org/officeDocument/2006/relationships/header" Target="header1.xml"/><Relationship Id="rId34" Type="http://schemas.openxmlformats.org/officeDocument/2006/relationships/image" Target="media/image20.jpg"/><Relationship Id="rId42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footer" Target="footer2.xml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footer" Target="footer4.xml"/><Relationship Id="rId45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footer" Target="footer1.xml"/><Relationship Id="rId28" Type="http://schemas.openxmlformats.org/officeDocument/2006/relationships/image" Target="media/image14.jpg"/><Relationship Id="rId36" Type="http://schemas.openxmlformats.org/officeDocument/2006/relationships/image" Target="media/image22.jpg"/><Relationship Id="rId10" Type="http://schemas.openxmlformats.org/officeDocument/2006/relationships/comments" Target="comments.xml"/><Relationship Id="rId19" Type="http://schemas.openxmlformats.org/officeDocument/2006/relationships/image" Target="media/image11.jpg"/><Relationship Id="rId31" Type="http://schemas.openxmlformats.org/officeDocument/2006/relationships/image" Target="media/image1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header" Target="header2.xml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footer" Target="footer6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eader" Target="header3.xml"/><Relationship Id="rId33" Type="http://schemas.openxmlformats.org/officeDocument/2006/relationships/image" Target="media/image19.jpg"/><Relationship Id="rId38" Type="http://schemas.openxmlformats.org/officeDocument/2006/relationships/header" Target="header4.xml"/><Relationship Id="rId46" Type="http://schemas.openxmlformats.org/officeDocument/2006/relationships/theme" Target="theme/theme1.xml"/><Relationship Id="rId20" Type="http://schemas.openxmlformats.org/officeDocument/2006/relationships/image" Target="media/image12.jpg"/><Relationship Id="rId41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2452</Words>
  <Characters>13980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Haley Whitman</dc:creator>
  <cp:keywords/>
  <cp:lastModifiedBy>Haley Whitman</cp:lastModifiedBy>
  <cp:revision>4</cp:revision>
  <dcterms:created xsi:type="dcterms:W3CDTF">2017-02-03T02:37:00Z</dcterms:created>
  <dcterms:modified xsi:type="dcterms:W3CDTF">2017-02-03T02:44:00Z</dcterms:modified>
</cp:coreProperties>
</file>